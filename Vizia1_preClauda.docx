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BE398" w14:textId="77777777" w:rsidR="009417BE" w:rsidRDefault="00000000">
      <w:pPr>
        <w:jc w:val="center"/>
        <w:rPr>
          <w:rFonts w:ascii="Helvetica Neue" w:eastAsia="Helvetica Neue" w:hAnsi="Helvetica Neue" w:cs="Helvetica Neue"/>
        </w:rPr>
      </w:pPr>
      <w:r>
        <w:t xml:space="preserve">Index </w:t>
      </w:r>
      <w:r>
        <w:rPr>
          <w:noProof/>
        </w:rPr>
        <w:drawing>
          <wp:inline distT="19050" distB="19050" distL="19050" distR="19050" wp14:anchorId="294CA361" wp14:editId="7C247AE7">
            <wp:extent cx="1624013" cy="1624013"/>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7"/>
                    <a:srcRect/>
                    <a:stretch>
                      <a:fillRect/>
                    </a:stretch>
                  </pic:blipFill>
                  <pic:spPr>
                    <a:xfrm>
                      <a:off x="0" y="0"/>
                      <a:ext cx="1624013" cy="1624013"/>
                    </a:xfrm>
                    <a:prstGeom prst="rect">
                      <a:avLst/>
                    </a:prstGeom>
                    <a:ln/>
                  </pic:spPr>
                </pic:pic>
              </a:graphicData>
            </a:graphic>
          </wp:inline>
        </w:drawing>
      </w:r>
    </w:p>
    <w:p w14:paraId="6A36EEEB" w14:textId="77777777" w:rsidR="009417BE" w:rsidRDefault="009417BE">
      <w:pPr>
        <w:rPr>
          <w:rFonts w:ascii="Helvetica Neue" w:eastAsia="Helvetica Neue" w:hAnsi="Helvetica Neue" w:cs="Helvetica Neue"/>
        </w:rPr>
      </w:pPr>
    </w:p>
    <w:p w14:paraId="5878B01F" w14:textId="77777777" w:rsidR="009417BE" w:rsidRDefault="009417BE">
      <w:pPr>
        <w:rPr>
          <w:rFonts w:ascii="Helvetica Neue" w:eastAsia="Helvetica Neue" w:hAnsi="Helvetica Neue" w:cs="Helvetica Neue"/>
        </w:rPr>
      </w:pPr>
    </w:p>
    <w:p w14:paraId="29096DAE" w14:textId="77777777" w:rsidR="009417BE" w:rsidRDefault="009417BE">
      <w:pPr>
        <w:rPr>
          <w:rFonts w:ascii="Helvetica Neue" w:eastAsia="Helvetica Neue" w:hAnsi="Helvetica Neue" w:cs="Helvetica Neue"/>
        </w:rPr>
      </w:pPr>
    </w:p>
    <w:p w14:paraId="69C16C92" w14:textId="77777777" w:rsidR="009417BE" w:rsidRDefault="009417BE">
      <w:pPr>
        <w:rPr>
          <w:rFonts w:ascii="Helvetica Neue" w:eastAsia="Helvetica Neue" w:hAnsi="Helvetica Neue" w:cs="Helvetica Neue"/>
        </w:rPr>
      </w:pPr>
    </w:p>
    <w:p w14:paraId="3C6F1E5E" w14:textId="77777777" w:rsidR="009417BE" w:rsidRDefault="009417BE">
      <w:pPr>
        <w:rPr>
          <w:rFonts w:ascii="Helvetica Neue" w:eastAsia="Helvetica Neue" w:hAnsi="Helvetica Neue" w:cs="Helvetica Neue"/>
        </w:rPr>
      </w:pPr>
    </w:p>
    <w:p w14:paraId="0DECC342" w14:textId="77777777" w:rsidR="009417BE" w:rsidRDefault="009417BE">
      <w:pPr>
        <w:rPr>
          <w:rFonts w:ascii="Helvetica Neue" w:eastAsia="Helvetica Neue" w:hAnsi="Helvetica Neue" w:cs="Helvetica Neue"/>
        </w:rPr>
      </w:pPr>
    </w:p>
    <w:p w14:paraId="4F0B7CEA" w14:textId="77777777" w:rsidR="009417BE" w:rsidRDefault="009417BE">
      <w:pPr>
        <w:rPr>
          <w:rFonts w:ascii="Helvetica Neue" w:eastAsia="Helvetica Neue" w:hAnsi="Helvetica Neue" w:cs="Helvetica Neue"/>
        </w:rPr>
      </w:pPr>
    </w:p>
    <w:p w14:paraId="06C3F0DB" w14:textId="77777777" w:rsidR="009417BE" w:rsidRDefault="009417BE">
      <w:pPr>
        <w:rPr>
          <w:rFonts w:ascii="Helvetica Neue" w:eastAsia="Helvetica Neue" w:hAnsi="Helvetica Neue" w:cs="Helvetica Neue"/>
        </w:rPr>
      </w:pPr>
    </w:p>
    <w:p w14:paraId="25FBBEDA" w14:textId="77777777" w:rsidR="009417BE" w:rsidRDefault="009417BE">
      <w:pPr>
        <w:jc w:val="center"/>
        <w:rPr>
          <w:rFonts w:ascii="Helvetica Neue" w:eastAsia="Helvetica Neue" w:hAnsi="Helvetica Neue" w:cs="Helvetica Neue"/>
        </w:rPr>
      </w:pPr>
    </w:p>
    <w:p w14:paraId="45D57B00" w14:textId="77777777" w:rsidR="009417BE" w:rsidRDefault="009417BE">
      <w:pPr>
        <w:pStyle w:val="Nzov"/>
        <w:rPr>
          <w:rFonts w:ascii="Helvetica Neue" w:eastAsia="Helvetica Neue" w:hAnsi="Helvetica Neue" w:cs="Helvetica Neue"/>
        </w:rPr>
      </w:pPr>
      <w:bookmarkStart w:id="0" w:name="_foxb2g5hk56a" w:colFirst="0" w:colLast="0"/>
      <w:bookmarkEnd w:id="0"/>
    </w:p>
    <w:p w14:paraId="29DC859E" w14:textId="77777777" w:rsidR="009417BE" w:rsidRDefault="009417BE">
      <w:pPr>
        <w:pStyle w:val="Nzov"/>
        <w:rPr>
          <w:rFonts w:ascii="Helvetica Neue" w:eastAsia="Helvetica Neue" w:hAnsi="Helvetica Neue" w:cs="Helvetica Neue"/>
        </w:rPr>
      </w:pPr>
      <w:bookmarkStart w:id="1" w:name="_yo473tlrstf3" w:colFirst="0" w:colLast="0"/>
      <w:bookmarkEnd w:id="1"/>
    </w:p>
    <w:p w14:paraId="0BFED758" w14:textId="77777777" w:rsidR="009417BE" w:rsidRDefault="00000000">
      <w:pPr>
        <w:pStyle w:val="Nzov"/>
        <w:rPr>
          <w:rFonts w:ascii="Helvetica Neue" w:eastAsia="Helvetica Neue" w:hAnsi="Helvetica Neue" w:cs="Helvetica Neue"/>
        </w:rPr>
      </w:pPr>
      <w:bookmarkStart w:id="2" w:name="_6c83mbnsheg" w:colFirst="0" w:colLast="0"/>
      <w:bookmarkEnd w:id="2"/>
      <w:r>
        <w:rPr>
          <w:rFonts w:ascii="Helvetica Neue" w:eastAsia="Helvetica Neue" w:hAnsi="Helvetica Neue" w:cs="Helvetica Neue"/>
        </w:rPr>
        <w:t>Druhá pracovná verzia dokumentu</w:t>
      </w:r>
    </w:p>
    <w:p w14:paraId="4A97EF62" w14:textId="77777777" w:rsidR="009417BE" w:rsidRDefault="00000000">
      <w:pPr>
        <w:pStyle w:val="Nzov"/>
        <w:rPr>
          <w:rFonts w:ascii="Helvetica Neue" w:eastAsia="Helvetica Neue" w:hAnsi="Helvetica Neue" w:cs="Helvetica Neue"/>
          <w:b/>
          <w:bCs/>
        </w:rPr>
      </w:pPr>
      <w:bookmarkStart w:id="3" w:name="_9qu95aiq12ww" w:colFirst="0" w:colLast="0"/>
      <w:bookmarkEnd w:id="3"/>
      <w:r>
        <w:rPr>
          <w:rFonts w:ascii="Helvetica Neue" w:eastAsia="Helvetica Neue" w:hAnsi="Helvetica Neue" w:cs="Helvetica Neue"/>
          <w:b/>
          <w:bCs/>
        </w:rPr>
        <w:t>Vízia Slovensko 2040</w:t>
      </w:r>
    </w:p>
    <w:p w14:paraId="41C76715" w14:textId="77777777" w:rsidR="009417BE" w:rsidRDefault="009417BE">
      <w:pPr>
        <w:rPr>
          <w:rFonts w:ascii="Helvetica Neue" w:eastAsia="Helvetica Neue" w:hAnsi="Helvetica Neue" w:cs="Helvetica Neue"/>
        </w:rPr>
      </w:pPr>
    </w:p>
    <w:p w14:paraId="19CA5A5C" w14:textId="77777777" w:rsidR="009417BE" w:rsidRDefault="00000000">
      <w:pPr>
        <w:rPr>
          <w:rFonts w:ascii="Helvetica Neue" w:eastAsia="Helvetica Neue" w:hAnsi="Helvetica Neue" w:cs="Helvetica Neue"/>
        </w:rPr>
      </w:pPr>
      <w:r>
        <w:rPr>
          <w:rFonts w:ascii="Helvetica Neue" w:eastAsia="Helvetica Neue" w:hAnsi="Helvetica Neue" w:cs="Helvetica Neue"/>
        </w:rPr>
        <w:t>2.4.2026</w:t>
      </w:r>
    </w:p>
    <w:p w14:paraId="02F94B13" w14:textId="77777777" w:rsidR="009417BE" w:rsidRDefault="00000000">
      <w:pPr>
        <w:rPr>
          <w:rFonts w:ascii="Helvetica Neue" w:eastAsia="Helvetica Neue" w:hAnsi="Helvetica Neue" w:cs="Helvetica Neue"/>
        </w:rPr>
      </w:pPr>
      <w:r>
        <w:rPr>
          <w:rFonts w:ascii="Helvetica Neue" w:eastAsia="Helvetica Neue" w:hAnsi="Helvetica Neue" w:cs="Helvetica Neue"/>
        </w:rPr>
        <w:t>Bratislava</w:t>
      </w:r>
    </w:p>
    <w:p w14:paraId="30C1CE9A" w14:textId="77777777" w:rsidR="009417BE" w:rsidRDefault="009417BE">
      <w:pPr>
        <w:rPr>
          <w:rFonts w:ascii="Helvetica Neue" w:eastAsia="Helvetica Neue" w:hAnsi="Helvetica Neue" w:cs="Helvetica Neue"/>
        </w:rPr>
      </w:pPr>
    </w:p>
    <w:p w14:paraId="161FB45B" w14:textId="77777777" w:rsidR="009417BE" w:rsidRDefault="009417BE">
      <w:pPr>
        <w:rPr>
          <w:rFonts w:ascii="Helvetica Neue" w:eastAsia="Helvetica Neue" w:hAnsi="Helvetica Neue" w:cs="Helvetica Neue"/>
        </w:rPr>
      </w:pPr>
    </w:p>
    <w:p w14:paraId="5956B956" w14:textId="77777777" w:rsidR="009417BE" w:rsidRDefault="009417BE">
      <w:pPr>
        <w:rPr>
          <w:rFonts w:ascii="Helvetica Neue" w:eastAsia="Helvetica Neue" w:hAnsi="Helvetica Neue" w:cs="Helvetica Neue"/>
        </w:rPr>
      </w:pPr>
    </w:p>
    <w:p w14:paraId="6F10ED82" w14:textId="77777777" w:rsidR="009417BE" w:rsidRDefault="009417BE">
      <w:pPr>
        <w:rPr>
          <w:rFonts w:ascii="Helvetica Neue" w:eastAsia="Helvetica Neue" w:hAnsi="Helvetica Neue" w:cs="Helvetica Neue"/>
        </w:rPr>
      </w:pPr>
    </w:p>
    <w:p w14:paraId="77748930" w14:textId="77777777" w:rsidR="009417BE" w:rsidRDefault="009417BE">
      <w:pPr>
        <w:rPr>
          <w:rFonts w:ascii="Helvetica Neue" w:eastAsia="Helvetica Neue" w:hAnsi="Helvetica Neue" w:cs="Helvetica Neue"/>
        </w:rPr>
      </w:pPr>
    </w:p>
    <w:p w14:paraId="4CBFE51B" w14:textId="77777777" w:rsidR="009417BE" w:rsidRDefault="009417BE">
      <w:pPr>
        <w:rPr>
          <w:rFonts w:ascii="Helvetica Neue" w:eastAsia="Helvetica Neue" w:hAnsi="Helvetica Neue" w:cs="Helvetica Neue"/>
        </w:rPr>
      </w:pPr>
    </w:p>
    <w:p w14:paraId="78C52196" w14:textId="77777777" w:rsidR="009417BE" w:rsidRDefault="009417BE">
      <w:pPr>
        <w:rPr>
          <w:rFonts w:ascii="Helvetica Neue" w:eastAsia="Helvetica Neue" w:hAnsi="Helvetica Neue" w:cs="Helvetica Neue"/>
        </w:rPr>
      </w:pPr>
    </w:p>
    <w:p w14:paraId="3DA65D18" w14:textId="77777777" w:rsidR="009417BE" w:rsidRDefault="009417BE">
      <w:pPr>
        <w:rPr>
          <w:rFonts w:ascii="Helvetica Neue" w:eastAsia="Helvetica Neue" w:hAnsi="Helvetica Neue" w:cs="Helvetica Neue"/>
        </w:rPr>
      </w:pPr>
    </w:p>
    <w:p w14:paraId="324E473F" w14:textId="77777777" w:rsidR="009417BE" w:rsidRDefault="009417BE">
      <w:pPr>
        <w:rPr>
          <w:rFonts w:ascii="Helvetica Neue" w:eastAsia="Helvetica Neue" w:hAnsi="Helvetica Neue" w:cs="Helvetica Neue"/>
        </w:rPr>
      </w:pPr>
    </w:p>
    <w:p w14:paraId="00101A73" w14:textId="77777777" w:rsidR="009417BE" w:rsidRDefault="00000000">
      <w:pPr>
        <w:rPr>
          <w:rFonts w:ascii="Helvetica Neue" w:eastAsia="Helvetica Neue" w:hAnsi="Helvetica Neue" w:cs="Helvetica Neue"/>
        </w:rPr>
      </w:pPr>
      <w:r>
        <w:rPr>
          <w:rFonts w:ascii="Helvetica Neue" w:eastAsia="Helvetica Neue" w:hAnsi="Helvetica Neue" w:cs="Helvetica Neue"/>
        </w:rPr>
        <w:t>poznámky:</w:t>
      </w:r>
    </w:p>
    <w:p w14:paraId="04D36A19" w14:textId="77777777" w:rsidR="009417BE" w:rsidRDefault="009417BE">
      <w:pPr>
        <w:rPr>
          <w:rFonts w:ascii="Helvetica Neue" w:eastAsia="Helvetica Neue" w:hAnsi="Helvetica Neue" w:cs="Helvetica Neue"/>
        </w:rPr>
      </w:pPr>
    </w:p>
    <w:p w14:paraId="3D99FD07" w14:textId="77777777" w:rsidR="009417BE" w:rsidRDefault="009417BE"/>
    <w:p w14:paraId="578CC2A9" w14:textId="77777777" w:rsidR="009417BE" w:rsidRDefault="00000000">
      <w:pPr>
        <w:rPr>
          <w:rFonts w:ascii="Helvetica Neue" w:eastAsia="Helvetica Neue" w:hAnsi="Helvetica Neue" w:cs="Helvetica Neue"/>
        </w:rPr>
      </w:pPr>
      <w:r>
        <w:rPr>
          <w:rFonts w:ascii="Helvetica Neue" w:eastAsia="Helvetica Neue" w:hAnsi="Helvetica Neue" w:cs="Helvetica Neue"/>
          <w:sz w:val="18"/>
          <w:szCs w:val="18"/>
        </w:rPr>
        <w:t>Dokument nie je určený na verejné zdieľanie.</w:t>
      </w:r>
    </w:p>
    <w:p w14:paraId="4E14C235" w14:textId="77777777" w:rsidR="009417BE" w:rsidRDefault="009417BE"/>
    <w:p w14:paraId="0D6B4BEA" w14:textId="77777777" w:rsidR="009417BE" w:rsidRDefault="00000000">
      <w:pPr>
        <w:rPr>
          <w:rFonts w:ascii="Helvetica Neue" w:eastAsia="Helvetica Neue" w:hAnsi="Helvetica Neue" w:cs="Helvetica Neue"/>
          <w:sz w:val="40"/>
          <w:szCs w:val="40"/>
        </w:rPr>
      </w:pPr>
      <w:r>
        <w:rPr>
          <w:rFonts w:ascii="Helvetica Neue" w:eastAsia="Helvetica Neue" w:hAnsi="Helvetica Neue" w:cs="Helvetica Neue"/>
          <w:sz w:val="40"/>
          <w:szCs w:val="40"/>
        </w:rPr>
        <w:t>Obsah</w:t>
      </w:r>
    </w:p>
    <w:sdt>
      <w:sdtPr>
        <w:id w:val="-354877629"/>
        <w:docPartObj>
          <w:docPartGallery w:val="Table of Contents"/>
          <w:docPartUnique/>
        </w:docPartObj>
      </w:sdtPr>
      <w:sdtContent>
        <w:p w14:paraId="684C0F9F" w14:textId="77777777" w:rsidR="009417BE" w:rsidRDefault="00000000">
          <w:pPr>
            <w:widowControl w:val="0"/>
            <w:tabs>
              <w:tab w:val="right" w:pos="12000"/>
            </w:tabs>
            <w:spacing w:before="60" w:line="240" w:lineRule="auto"/>
            <w:rPr>
              <w:b/>
              <w:bCs/>
              <w:color w:val="000000"/>
            </w:rPr>
          </w:pPr>
          <w:r>
            <w:fldChar w:fldCharType="begin"/>
          </w:r>
          <w:r>
            <w:instrText xml:space="preserve"> TOC \h \u \z \t "Heading 1,1,Heading 2,2,Heading 5,5,Heading 6,6,"</w:instrText>
          </w:r>
          <w:r>
            <w:fldChar w:fldCharType="separate"/>
          </w:r>
          <w:hyperlink w:anchor="_cb078kungrek">
            <w:r>
              <w:rPr>
                <w:b/>
                <w:bCs/>
                <w:color w:val="000000"/>
              </w:rPr>
              <w:t>Predhovor</w:t>
            </w:r>
            <w:r>
              <w:rPr>
                <w:b/>
                <w:bCs/>
                <w:color w:val="000000"/>
              </w:rPr>
              <w:tab/>
              <w:t>3</w:t>
            </w:r>
          </w:hyperlink>
        </w:p>
        <w:p w14:paraId="490028C5" w14:textId="77777777" w:rsidR="009417BE" w:rsidRDefault="00000000">
          <w:pPr>
            <w:widowControl w:val="0"/>
            <w:tabs>
              <w:tab w:val="right" w:pos="12000"/>
            </w:tabs>
            <w:spacing w:before="60" w:line="240" w:lineRule="auto"/>
            <w:rPr>
              <w:b/>
              <w:bCs/>
              <w:color w:val="000000"/>
            </w:rPr>
          </w:pPr>
          <w:hyperlink w:anchor="_64yxwd5en3wu">
            <w:r>
              <w:rPr>
                <w:b/>
                <w:bCs/>
                <w:color w:val="000000"/>
              </w:rPr>
              <w:t>Manažérske zhrnutie</w:t>
            </w:r>
            <w:r>
              <w:rPr>
                <w:b/>
                <w:bCs/>
                <w:color w:val="000000"/>
              </w:rPr>
              <w:tab/>
              <w:t>4</w:t>
            </w:r>
          </w:hyperlink>
        </w:p>
        <w:p w14:paraId="2628D786" w14:textId="77777777" w:rsidR="009417BE" w:rsidRDefault="00000000">
          <w:pPr>
            <w:widowControl w:val="0"/>
            <w:tabs>
              <w:tab w:val="right" w:pos="12000"/>
            </w:tabs>
            <w:spacing w:before="60" w:line="240" w:lineRule="auto"/>
            <w:rPr>
              <w:b/>
              <w:bCs/>
              <w:color w:val="000000"/>
            </w:rPr>
          </w:pPr>
          <w:hyperlink w:anchor="_h6vdtet74k3f">
            <w:r>
              <w:rPr>
                <w:b/>
                <w:bCs/>
                <w:color w:val="000000"/>
              </w:rPr>
              <w:t>Úvod</w:t>
            </w:r>
            <w:r>
              <w:rPr>
                <w:b/>
                <w:bCs/>
                <w:color w:val="000000"/>
              </w:rPr>
              <w:tab/>
              <w:t>5</w:t>
            </w:r>
          </w:hyperlink>
        </w:p>
        <w:p w14:paraId="07E0EDE0" w14:textId="77777777" w:rsidR="009417BE" w:rsidRDefault="00000000">
          <w:pPr>
            <w:widowControl w:val="0"/>
            <w:tabs>
              <w:tab w:val="right" w:pos="12000"/>
            </w:tabs>
            <w:spacing w:before="60" w:line="240" w:lineRule="auto"/>
            <w:rPr>
              <w:b/>
              <w:bCs/>
              <w:color w:val="000000"/>
            </w:rPr>
          </w:pPr>
          <w:hyperlink w:anchor="_4eouq4q83z8c">
            <w:r>
              <w:rPr>
                <w:b/>
                <w:bCs/>
                <w:color w:val="000000"/>
              </w:rPr>
              <w:t>Slovensko v roku 2026</w:t>
            </w:r>
            <w:r>
              <w:rPr>
                <w:b/>
                <w:bCs/>
                <w:color w:val="000000"/>
              </w:rPr>
              <w:tab/>
              <w:t>9</w:t>
            </w:r>
          </w:hyperlink>
        </w:p>
        <w:p w14:paraId="5B1254B5" w14:textId="77777777" w:rsidR="009417BE" w:rsidRDefault="00000000">
          <w:pPr>
            <w:widowControl w:val="0"/>
            <w:tabs>
              <w:tab w:val="right" w:pos="12000"/>
            </w:tabs>
            <w:spacing w:before="60" w:line="240" w:lineRule="auto"/>
            <w:rPr>
              <w:b/>
              <w:bCs/>
              <w:color w:val="000000"/>
            </w:rPr>
          </w:pPr>
          <w:hyperlink w:anchor="_s583473ewjvq">
            <w:r>
              <w:rPr>
                <w:b/>
                <w:bCs/>
                <w:color w:val="000000"/>
              </w:rPr>
              <w:t>Budúce trendy a scenáre vývoja do 2040</w:t>
            </w:r>
            <w:r>
              <w:rPr>
                <w:b/>
                <w:bCs/>
                <w:color w:val="000000"/>
              </w:rPr>
              <w:tab/>
              <w:t>13</w:t>
            </w:r>
          </w:hyperlink>
        </w:p>
        <w:p w14:paraId="694895A5" w14:textId="77777777" w:rsidR="009417BE" w:rsidRDefault="00000000">
          <w:pPr>
            <w:widowControl w:val="0"/>
            <w:tabs>
              <w:tab w:val="right" w:pos="12000"/>
            </w:tabs>
            <w:spacing w:before="60" w:line="240" w:lineRule="auto"/>
            <w:rPr>
              <w:b/>
              <w:bCs/>
              <w:color w:val="000000"/>
            </w:rPr>
          </w:pPr>
          <w:hyperlink w:anchor="_9krkais8aghw">
            <w:r>
              <w:rPr>
                <w:b/>
                <w:bCs/>
                <w:color w:val="000000"/>
              </w:rPr>
              <w:t>Cesta k Slovensku 2040</w:t>
            </w:r>
            <w:r>
              <w:rPr>
                <w:b/>
                <w:bCs/>
                <w:color w:val="000000"/>
              </w:rPr>
              <w:tab/>
              <w:t>18</w:t>
            </w:r>
          </w:hyperlink>
        </w:p>
        <w:p w14:paraId="20A1B861" w14:textId="77777777" w:rsidR="009417BE" w:rsidRDefault="00000000">
          <w:pPr>
            <w:widowControl w:val="0"/>
            <w:tabs>
              <w:tab w:val="right" w:pos="12000"/>
            </w:tabs>
            <w:spacing w:before="60" w:line="240" w:lineRule="auto"/>
            <w:rPr>
              <w:b/>
              <w:bCs/>
              <w:color w:val="000000"/>
            </w:rPr>
          </w:pPr>
          <w:hyperlink w:anchor="_5pirteg6r15q">
            <w:r>
              <w:rPr>
                <w:b/>
                <w:bCs/>
                <w:color w:val="000000"/>
              </w:rPr>
              <w:t>Vízia Slovenska 2040</w:t>
            </w:r>
            <w:r>
              <w:rPr>
                <w:b/>
                <w:bCs/>
                <w:color w:val="000000"/>
              </w:rPr>
              <w:tab/>
              <w:t>21</w:t>
            </w:r>
          </w:hyperlink>
        </w:p>
        <w:p w14:paraId="772B281E" w14:textId="77777777" w:rsidR="009417BE" w:rsidRDefault="00000000">
          <w:pPr>
            <w:widowControl w:val="0"/>
            <w:tabs>
              <w:tab w:val="right" w:pos="12000"/>
            </w:tabs>
            <w:spacing w:before="60" w:line="240" w:lineRule="auto"/>
            <w:ind w:left="360"/>
            <w:rPr>
              <w:color w:val="000000"/>
            </w:rPr>
          </w:pPr>
          <w:hyperlink w:anchor="_q9dqqxklayzw">
            <w:r>
              <w:rPr>
                <w:color w:val="000000"/>
              </w:rPr>
              <w:t>Kvalita života</w:t>
            </w:r>
            <w:r>
              <w:rPr>
                <w:color w:val="000000"/>
              </w:rPr>
              <w:tab/>
              <w:t>21</w:t>
            </w:r>
          </w:hyperlink>
        </w:p>
        <w:p w14:paraId="4DAF00A8" w14:textId="77777777" w:rsidR="009417BE" w:rsidRDefault="00000000">
          <w:pPr>
            <w:widowControl w:val="0"/>
            <w:tabs>
              <w:tab w:val="right" w:pos="12000"/>
            </w:tabs>
            <w:spacing w:before="60" w:line="240" w:lineRule="auto"/>
            <w:ind w:left="360"/>
            <w:rPr>
              <w:color w:val="000000"/>
            </w:rPr>
          </w:pPr>
          <w:hyperlink w:anchor="_qvakoguklnh0">
            <w:r>
              <w:rPr>
                <w:color w:val="000000"/>
              </w:rPr>
              <w:t>Úspešné Slovensko</w:t>
            </w:r>
            <w:r>
              <w:rPr>
                <w:color w:val="000000"/>
              </w:rPr>
              <w:tab/>
              <w:t>28</w:t>
            </w:r>
          </w:hyperlink>
        </w:p>
        <w:p w14:paraId="4DB90D50" w14:textId="77777777" w:rsidR="009417BE" w:rsidRDefault="00000000">
          <w:pPr>
            <w:widowControl w:val="0"/>
            <w:tabs>
              <w:tab w:val="right" w:pos="12000"/>
            </w:tabs>
            <w:spacing w:before="60" w:line="240" w:lineRule="auto"/>
            <w:ind w:left="360"/>
            <w:rPr>
              <w:color w:val="000000"/>
            </w:rPr>
          </w:pPr>
          <w:hyperlink w:anchor="_gho93y5sihu4">
            <w:r>
              <w:rPr>
                <w:color w:val="000000"/>
              </w:rPr>
              <w:t>Udržateľná krajina</w:t>
            </w:r>
            <w:r>
              <w:rPr>
                <w:color w:val="000000"/>
              </w:rPr>
              <w:tab/>
              <w:t>39</w:t>
            </w:r>
          </w:hyperlink>
        </w:p>
        <w:p w14:paraId="4F409F90" w14:textId="77777777" w:rsidR="009417BE" w:rsidRDefault="00000000">
          <w:pPr>
            <w:widowControl w:val="0"/>
            <w:tabs>
              <w:tab w:val="right" w:pos="12000"/>
            </w:tabs>
            <w:spacing w:before="60" w:line="240" w:lineRule="auto"/>
            <w:ind w:left="360"/>
            <w:rPr>
              <w:color w:val="000000"/>
            </w:rPr>
          </w:pPr>
          <w:hyperlink w:anchor="_7xql8es10kx7">
            <w:r>
              <w:rPr>
                <w:color w:val="000000"/>
              </w:rPr>
              <w:t>Moderný štát</w:t>
            </w:r>
            <w:r>
              <w:rPr>
                <w:color w:val="000000"/>
              </w:rPr>
              <w:tab/>
              <w:t>54</w:t>
            </w:r>
          </w:hyperlink>
        </w:p>
        <w:p w14:paraId="7D36278F" w14:textId="77777777" w:rsidR="009417BE" w:rsidRDefault="00000000">
          <w:pPr>
            <w:widowControl w:val="0"/>
            <w:tabs>
              <w:tab w:val="right" w:pos="12000"/>
            </w:tabs>
            <w:spacing w:before="60" w:line="240" w:lineRule="auto"/>
            <w:rPr>
              <w:b/>
              <w:bCs/>
              <w:color w:val="000000"/>
            </w:rPr>
          </w:pPr>
          <w:hyperlink w:anchor="_4d7qkfm4l7lh">
            <w:r>
              <w:rPr>
                <w:b/>
                <w:bCs/>
                <w:color w:val="000000"/>
              </w:rPr>
              <w:t>Záver</w:t>
            </w:r>
            <w:r>
              <w:rPr>
                <w:b/>
                <w:bCs/>
                <w:color w:val="000000"/>
              </w:rPr>
              <w:tab/>
              <w:t>65</w:t>
            </w:r>
          </w:hyperlink>
        </w:p>
        <w:p w14:paraId="21988765" w14:textId="77777777" w:rsidR="009417BE" w:rsidRDefault="00000000">
          <w:pPr>
            <w:widowControl w:val="0"/>
            <w:tabs>
              <w:tab w:val="right" w:pos="12000"/>
            </w:tabs>
            <w:spacing w:before="60" w:line="240" w:lineRule="auto"/>
            <w:rPr>
              <w:b/>
              <w:bCs/>
              <w:color w:val="000000"/>
            </w:rPr>
          </w:pPr>
          <w:hyperlink w:anchor="_dvxcxw348n82">
            <w:r>
              <w:rPr>
                <w:b/>
                <w:bCs/>
                <w:color w:val="000000"/>
              </w:rPr>
              <w:t>Indikatívny zoznam príloh</w:t>
            </w:r>
            <w:r>
              <w:rPr>
                <w:b/>
                <w:bCs/>
                <w:color w:val="000000"/>
              </w:rPr>
              <w:tab/>
              <w:t>66</w:t>
            </w:r>
          </w:hyperlink>
        </w:p>
        <w:p w14:paraId="738EFDA3" w14:textId="77777777" w:rsidR="009417BE" w:rsidRDefault="00000000">
          <w:pPr>
            <w:widowControl w:val="0"/>
            <w:tabs>
              <w:tab w:val="right" w:pos="12000"/>
            </w:tabs>
            <w:spacing w:before="60" w:line="240" w:lineRule="auto"/>
            <w:rPr>
              <w:b/>
              <w:bCs/>
              <w:color w:val="000000"/>
            </w:rPr>
          </w:pPr>
          <w:hyperlink w:anchor="_5272iedm3683">
            <w:r>
              <w:rPr>
                <w:b/>
                <w:bCs/>
                <w:color w:val="000000"/>
              </w:rPr>
              <w:t>Zdroje</w:t>
            </w:r>
            <w:r>
              <w:rPr>
                <w:b/>
                <w:bCs/>
                <w:color w:val="000000"/>
              </w:rPr>
              <w:tab/>
              <w:t>67</w:t>
            </w:r>
          </w:hyperlink>
        </w:p>
        <w:p w14:paraId="4FA54F26" w14:textId="77777777" w:rsidR="009417BE" w:rsidRDefault="00000000">
          <w:pPr>
            <w:widowControl w:val="0"/>
            <w:tabs>
              <w:tab w:val="right" w:pos="12000"/>
            </w:tabs>
            <w:spacing w:before="60" w:line="240" w:lineRule="auto"/>
            <w:ind w:left="360"/>
            <w:rPr>
              <w:color w:val="000000"/>
            </w:rPr>
          </w:pPr>
          <w:hyperlink w:anchor="_25s33gwb11rh">
            <w:r>
              <w:rPr>
                <w:color w:val="000000"/>
              </w:rPr>
              <w:t>Udržateľná krajina</w:t>
            </w:r>
            <w:r>
              <w:rPr>
                <w:color w:val="000000"/>
              </w:rPr>
              <w:tab/>
              <w:t>106</w:t>
            </w:r>
          </w:hyperlink>
        </w:p>
        <w:p w14:paraId="13DA453E" w14:textId="77777777" w:rsidR="009417BE" w:rsidRDefault="00000000">
          <w:pPr>
            <w:widowControl w:val="0"/>
            <w:tabs>
              <w:tab w:val="right" w:pos="12000"/>
            </w:tabs>
            <w:spacing w:before="60" w:line="240" w:lineRule="auto"/>
            <w:ind w:left="360"/>
            <w:rPr>
              <w:color w:val="000000"/>
            </w:rPr>
          </w:pPr>
          <w:hyperlink w:anchor="_kq5jwwq0h6mn">
            <w:r>
              <w:rPr>
                <w:color w:val="000000"/>
              </w:rPr>
              <w:t>Moderný štát</w:t>
            </w:r>
            <w:r>
              <w:rPr>
                <w:color w:val="000000"/>
              </w:rPr>
              <w:tab/>
              <w:t>113</w:t>
            </w:r>
          </w:hyperlink>
          <w:r>
            <w:fldChar w:fldCharType="end"/>
          </w:r>
        </w:p>
      </w:sdtContent>
    </w:sdt>
    <w:p w14:paraId="379F063C" w14:textId="77777777" w:rsidR="009417BE" w:rsidRDefault="009417BE">
      <w:pPr>
        <w:pStyle w:val="Nadpis1"/>
        <w:rPr>
          <w:rFonts w:ascii="Helvetica Neue" w:eastAsia="Helvetica Neue" w:hAnsi="Helvetica Neue" w:cs="Helvetica Neue"/>
        </w:rPr>
        <w:sectPr w:rsidR="009417BE">
          <w:headerReference w:type="default" r:id="rId8"/>
          <w:footerReference w:type="default" r:id="rId9"/>
          <w:footerReference w:type="first" r:id="rId10"/>
          <w:pgSz w:w="11909" w:h="16834"/>
          <w:pgMar w:top="1440" w:right="1440" w:bottom="1440" w:left="1440" w:header="720" w:footer="720" w:gutter="0"/>
          <w:pgNumType w:start="1"/>
          <w:cols w:space="708"/>
          <w:titlePg/>
        </w:sectPr>
      </w:pPr>
      <w:bookmarkStart w:id="4" w:name="_6fyklstlnc38" w:colFirst="0" w:colLast="0"/>
      <w:bookmarkEnd w:id="4"/>
    </w:p>
    <w:p w14:paraId="76F85645" w14:textId="77777777" w:rsidR="009C2DA3" w:rsidRDefault="009C2DA3" w:rsidP="009C2DA3">
      <w:pPr>
        <w:pStyle w:val="Nadpis1"/>
        <w:rPr>
          <w:rFonts w:ascii="Helvetica Neue" w:eastAsia="Helvetica Neue" w:hAnsi="Helvetica Neue" w:cs="Helvetica Neue"/>
        </w:rPr>
      </w:pPr>
      <w:bookmarkStart w:id="5" w:name="_cb078kungrek" w:colFirst="0" w:colLast="0"/>
      <w:bookmarkEnd w:id="5"/>
      <w:r>
        <w:rPr>
          <w:rFonts w:ascii="Helvetica Neue" w:eastAsia="Helvetica Neue" w:hAnsi="Helvetica Neue" w:cs="Helvetica Neue"/>
        </w:rPr>
        <w:lastRenderedPageBreak/>
        <w:t xml:space="preserve">Predhovor </w:t>
      </w:r>
    </w:p>
    <w:p w14:paraId="30129A84" w14:textId="77777777" w:rsidR="009C2DA3" w:rsidRDefault="009C2DA3" w:rsidP="009C2DA3">
      <w:pPr>
        <w:rPr>
          <w:i/>
          <w:iCs/>
        </w:rPr>
      </w:pPr>
      <w:r>
        <w:rPr>
          <w:i/>
          <w:iCs/>
        </w:rPr>
        <w:t xml:space="preserve">Bude doplnené vo finálnej verzii </w:t>
      </w:r>
    </w:p>
    <w:p w14:paraId="54BE80C2" w14:textId="77777777" w:rsidR="009C2DA3" w:rsidRDefault="009C2DA3" w:rsidP="009C2DA3">
      <w:pPr>
        <w:rPr>
          <w:rFonts w:ascii="Helvetica Neue" w:eastAsia="Helvetica Neue" w:hAnsi="Helvetica Neue" w:cs="Helvetica Neue"/>
          <w:i/>
          <w:iCs/>
        </w:rPr>
      </w:pPr>
    </w:p>
    <w:p w14:paraId="2B5E8545" w14:textId="77777777" w:rsidR="009C2DA3" w:rsidRDefault="009C2DA3" w:rsidP="009C2DA3">
      <w:pPr>
        <w:rPr>
          <w:rFonts w:ascii="Helvetica Neue" w:eastAsia="Helvetica Neue" w:hAnsi="Helvetica Neue" w:cs="Helvetica Neue"/>
          <w:i/>
          <w:iCs/>
        </w:rPr>
      </w:pPr>
    </w:p>
    <w:p w14:paraId="642B6608" w14:textId="77777777" w:rsidR="009C2DA3" w:rsidRDefault="009C2DA3" w:rsidP="009C2DA3">
      <w:pPr>
        <w:rPr>
          <w:rFonts w:ascii="Helvetica Neue" w:eastAsia="Helvetica Neue" w:hAnsi="Helvetica Neue" w:cs="Helvetica Neue"/>
          <w:i/>
          <w:iCs/>
        </w:rPr>
      </w:pPr>
      <w:r>
        <w:br w:type="page"/>
      </w:r>
    </w:p>
    <w:p w14:paraId="6FF6230F" w14:textId="77777777" w:rsidR="009C2DA3" w:rsidRDefault="009C2DA3" w:rsidP="009C2DA3">
      <w:pPr>
        <w:pStyle w:val="Nadpis1"/>
        <w:rPr>
          <w:rFonts w:ascii="Helvetica Neue" w:eastAsia="Helvetica Neue" w:hAnsi="Helvetica Neue" w:cs="Helvetica Neue"/>
        </w:rPr>
      </w:pPr>
      <w:bookmarkStart w:id="6" w:name="_64yxwd5en3wu" w:colFirst="0" w:colLast="0"/>
      <w:bookmarkEnd w:id="6"/>
      <w:r>
        <w:rPr>
          <w:rFonts w:ascii="Helvetica Neue" w:eastAsia="Helvetica Neue" w:hAnsi="Helvetica Neue" w:cs="Helvetica Neue"/>
        </w:rPr>
        <w:lastRenderedPageBreak/>
        <w:t xml:space="preserve">Manažérske zhrnutie </w:t>
      </w:r>
    </w:p>
    <w:p w14:paraId="50ABF4B4" w14:textId="77777777" w:rsidR="009C2DA3" w:rsidRDefault="009C2DA3" w:rsidP="009C2DA3">
      <w:pPr>
        <w:rPr>
          <w:rFonts w:ascii="Helvetica Neue" w:eastAsia="Helvetica Neue" w:hAnsi="Helvetica Neue" w:cs="Helvetica Neue"/>
          <w:i/>
          <w:iCs/>
        </w:rPr>
      </w:pPr>
      <w:r>
        <w:rPr>
          <w:i/>
          <w:iCs/>
        </w:rPr>
        <w:t xml:space="preserve">Bude doplnené vo finálnej verzii </w:t>
      </w:r>
      <w:r>
        <w:br w:type="page"/>
      </w:r>
    </w:p>
    <w:p w14:paraId="6FD779C6" w14:textId="77777777" w:rsidR="009C2DA3" w:rsidRDefault="009C2DA3" w:rsidP="009C2DA3">
      <w:pPr>
        <w:pStyle w:val="Nadpis1"/>
      </w:pPr>
      <w:bookmarkStart w:id="7" w:name="_exkrv5m8jnky" w:colFirst="0" w:colLast="0"/>
      <w:bookmarkEnd w:id="7"/>
      <w:r>
        <w:lastRenderedPageBreak/>
        <w:t>Mandát dokumentu</w:t>
      </w:r>
    </w:p>
    <w:p w14:paraId="38679FB6" w14:textId="77777777" w:rsidR="009C2DA3" w:rsidRDefault="009C2DA3" w:rsidP="009C2DA3">
      <w:pPr>
        <w:spacing w:line="240" w:lineRule="auto"/>
      </w:pPr>
      <w:r>
        <w:t xml:space="preserve">Vláda Slovenskej republiky 19. novembra 2025 uznesením č. 561 k Východiskám a postupu vypracovania vízie a stratégie rozvoja Slovenska do roku 2040 - Slovensko 2040 poverila Slovenskú akadémiu vied vypracovaním tohto dokumentu v spolupráci so Slovenskou rektorskou konferenciou. </w:t>
      </w:r>
    </w:p>
    <w:p w14:paraId="7A66C97A" w14:textId="77777777" w:rsidR="009C2DA3" w:rsidRDefault="009C2DA3" w:rsidP="009C2DA3">
      <w:pPr>
        <w:spacing w:line="240" w:lineRule="auto"/>
      </w:pPr>
    </w:p>
    <w:p w14:paraId="544C4EA5" w14:textId="77777777" w:rsidR="009C2DA3" w:rsidRDefault="009C2DA3" w:rsidP="009C2DA3">
      <w:pPr>
        <w:spacing w:line="240" w:lineRule="auto"/>
      </w:pPr>
      <w:r>
        <w:t xml:space="preserve">Jedná sa o dva na seba nadväzujúce strategické dokumenty. Vízia rozvoja Slovenska do roku 2040 - Slovensko 2040 má byť spracovaná do konca augusta 2026 a Stratégia rozvoja Slovenska do roku 2040 - Slovensko 2040 do konca marca 2027. Predkladané dokumenty formulujú ciele, priority, náčrt potrebných zdrojov a vzájomnú podmienenosť aktérov spoločenského života k dosiahnutiu trvalo udržateľného rastu kvality života slovenskej spoločnosti. </w:t>
      </w:r>
    </w:p>
    <w:p w14:paraId="0E71FD91" w14:textId="77777777" w:rsidR="009C2DA3" w:rsidRDefault="009C2DA3" w:rsidP="009C2DA3">
      <w:pPr>
        <w:spacing w:line="240" w:lineRule="auto"/>
      </w:pPr>
    </w:p>
    <w:p w14:paraId="46194D30" w14:textId="77777777" w:rsidR="009C2DA3" w:rsidRDefault="009C2DA3" w:rsidP="009C2DA3">
      <w:pPr>
        <w:spacing w:line="240" w:lineRule="auto"/>
        <w:rPr>
          <w:rFonts w:ascii="Helvetica Neue" w:eastAsia="Helvetica Neue" w:hAnsi="Helvetica Neue" w:cs="Helvetica Neue"/>
        </w:rPr>
      </w:pPr>
      <w:r>
        <w:t xml:space="preserve">Slovenská spoločnosť sa tak musí stať vysoko odolnou voci neočakávaným hrozbám a prevratným výzvam a zmenám. Základom je udržať charakter Slovenskej republiky ako demokratického, právne suverénneho a sociálneho štátu s vyváženým hospodárskym, sociálnym a environmentálnym rozvojom. Spracovanie vízie rozvoja Slovenska do roku 2040 je odborné, nadstranícke a participatívne. </w:t>
      </w:r>
    </w:p>
    <w:p w14:paraId="53B2F60A" w14:textId="77777777" w:rsidR="009C2DA3" w:rsidRDefault="009C2DA3" w:rsidP="009C2DA3">
      <w:pPr>
        <w:pStyle w:val="Nadpis1"/>
        <w:rPr>
          <w:rFonts w:ascii="Helvetica Neue" w:eastAsia="Helvetica Neue" w:hAnsi="Helvetica Neue" w:cs="Helvetica Neue"/>
        </w:rPr>
      </w:pPr>
      <w:bookmarkStart w:id="8" w:name="_k4ocs8ysd1se" w:colFirst="0" w:colLast="0"/>
      <w:bookmarkEnd w:id="8"/>
      <w:r>
        <w:br w:type="page"/>
      </w:r>
    </w:p>
    <w:p w14:paraId="1395C20A" w14:textId="77777777" w:rsidR="009C2DA3" w:rsidRDefault="009C2DA3" w:rsidP="009C2DA3">
      <w:pPr>
        <w:pStyle w:val="Nadpis1"/>
        <w:rPr>
          <w:sz w:val="20"/>
          <w:szCs w:val="20"/>
        </w:rPr>
      </w:pPr>
      <w:bookmarkStart w:id="9" w:name="_h6vdtet74k3f" w:colFirst="0" w:colLast="0"/>
      <w:bookmarkEnd w:id="9"/>
      <w:r>
        <w:rPr>
          <w:rFonts w:ascii="Helvetica Neue" w:eastAsia="Helvetica Neue" w:hAnsi="Helvetica Neue" w:cs="Helvetica Neue"/>
        </w:rPr>
        <w:lastRenderedPageBreak/>
        <w:t>Úvod</w:t>
      </w:r>
    </w:p>
    <w:tbl>
      <w:tblPr>
        <w:tblW w:w="7140" w:type="dxa"/>
        <w:tblInd w:w="1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40"/>
      </w:tblGrid>
      <w:tr w:rsidR="009C2DA3" w14:paraId="653385B4" w14:textId="77777777" w:rsidTr="005317F5">
        <w:tc>
          <w:tcPr>
            <w:tcW w:w="7140" w:type="dxa"/>
            <w:tcBorders>
              <w:top w:val="dotted" w:sz="8" w:space="0" w:color="FFFFFF"/>
              <w:left w:val="dotted" w:sz="8" w:space="0" w:color="FFFFFF"/>
              <w:bottom w:val="dotted" w:sz="8" w:space="0" w:color="FFFFFF"/>
              <w:right w:val="dotted" w:sz="8" w:space="0" w:color="FFFFFF"/>
            </w:tcBorders>
            <w:shd w:val="clear" w:color="auto" w:fill="auto"/>
            <w:tcMar>
              <w:top w:w="100" w:type="dxa"/>
              <w:left w:w="100" w:type="dxa"/>
              <w:bottom w:w="100" w:type="dxa"/>
              <w:right w:w="100" w:type="dxa"/>
            </w:tcMar>
          </w:tcPr>
          <w:p w14:paraId="7341BC64" w14:textId="77777777" w:rsidR="009C2DA3" w:rsidRDefault="009C2DA3" w:rsidP="005317F5">
            <w:pPr>
              <w:spacing w:before="240"/>
              <w:jc w:val="both"/>
              <w:rPr>
                <w:sz w:val="20"/>
                <w:szCs w:val="20"/>
              </w:rPr>
            </w:pPr>
            <w:r>
              <w:rPr>
                <w:sz w:val="20"/>
                <w:szCs w:val="20"/>
              </w:rPr>
              <w:t xml:space="preserve">“Hlavný rozdiel medzi víťazmi a porazenými súčasného sveta spočíva v tom, že porazení všade vidia len problémy, len riziká. Víťazi majú pred sebou ten istý svet, ale vidia príležitosti. Ako sa teda naučiť vidieť príležitosti aj tam, kde je objektívne mnoho rizík, to je podľa môjho názoru ten typ transformácie, ktorý my Európania potrebujeme. V komunizme šlo o to, ako prekonať strach a žiť v pravde. V dnešnej dobe ide o to, ako prekonať strach a žiť v nádeji.” </w:t>
            </w:r>
          </w:p>
          <w:p w14:paraId="3BE54276" w14:textId="77777777" w:rsidR="009C2DA3" w:rsidRDefault="009C2DA3" w:rsidP="005317F5">
            <w:pPr>
              <w:spacing w:after="240"/>
              <w:jc w:val="right"/>
              <w:rPr>
                <w:sz w:val="20"/>
                <w:szCs w:val="20"/>
              </w:rPr>
            </w:pPr>
            <w:r>
              <w:rPr>
                <w:sz w:val="20"/>
                <w:szCs w:val="20"/>
              </w:rPr>
              <w:t>Ivan Krastev, Inštitút humanitných vied, Viedeň, 2026</w:t>
            </w:r>
            <w:r>
              <w:rPr>
                <w:sz w:val="20"/>
                <w:szCs w:val="20"/>
                <w:vertAlign w:val="superscript"/>
              </w:rPr>
              <w:footnoteReference w:id="1"/>
            </w:r>
          </w:p>
        </w:tc>
      </w:tr>
    </w:tbl>
    <w:p w14:paraId="049D2642" w14:textId="77777777" w:rsidR="009C2DA3" w:rsidRDefault="009C2DA3" w:rsidP="009C2DA3">
      <w:pPr>
        <w:spacing w:before="240" w:after="240"/>
        <w:jc w:val="both"/>
      </w:pPr>
      <w:r>
        <w:t>Príprava vízie dáva Slovensku príležitosť sa zamyslieť nad vlastným príbehom a dohodnúť sa na jeho pokračovaní. Tento príbeh je na jednej strane mimoriadne úspešný. Z primárne agrárnej spoločnosti bez vlastnej štátnosti sa pred sto rokmi vyprofilovala silne priemyselná ekonomika, etablovaná a relatívne prosperujúca demokratická krajina strednej Európy s vysokou mierou stability a bezpečnosti. Po páde centrálne plánovaného socializmu a otvorení príležitostí Slovensko napredovalo a stalo sa členom kľúčových ekonomických a obranných zoskupení - Európskej únie a Severoatlantickej aliancie. Vstup do EÚ v roku 2004 akceleroval hospodársky rast a dobiehanie okolitej stredoeurópskej konkurencie.</w:t>
      </w:r>
    </w:p>
    <w:p w14:paraId="1BD1599E" w14:textId="77777777" w:rsidR="009C2DA3" w:rsidRDefault="009C2DA3" w:rsidP="009C2DA3">
      <w:pPr>
        <w:spacing w:before="240" w:after="240"/>
        <w:jc w:val="both"/>
      </w:pPr>
      <w:r>
        <w:t>Spoločnosť prechádza v posledných rokoch turbulentnými zmenami. Táto vízia preto reflektuje výzvy, ktorým Slovensko čelí v dôsledku vonkajších vplyvov i domácich špecifík. Čelíme geopolitickej neistote, oslabenej konkurencieschopnosti Európskej únie, klimatickým zmenám a rastúcim regionálnym i sociálnym rozdielom. Hoci si Slovensko dlhodobo udržiava nižšiu mieru príjmovej nerovnosti než je európsky priemer, takmer pätina našej populácie zostáva ohrozená chudobou.</w:t>
      </w:r>
    </w:p>
    <w:p w14:paraId="4967B93F" w14:textId="77777777" w:rsidR="009C2DA3" w:rsidRDefault="009C2DA3" w:rsidP="009C2DA3">
      <w:pPr>
        <w:spacing w:before="240" w:after="240"/>
        <w:jc w:val="both"/>
      </w:pPr>
      <w:r>
        <w:t>Minulé investície sa ukázali ako nedostatočné na podporu dlhodobého rastu. Kritický stav verejných financií výrazne limituje priestor pre ďalší rozvoj. Slovenský ekonomický model, tradične založený na lacnej pracovnej sile a zahraničných investíciách, sa transformuje na ekonomiku založenú na výskume a inováciách len veľmi pomaly a nesystémovo. K týmto štrukturálnym problémom sa pridáva aj nepriaznivý demografický vývoj a starnutie obyvateľstva. Stojíme pred zásadným rozhodnutím: budeme tieto riziká pasívne akceptovať, reaktívne ich zmierňovať, alebo ich proaktívne využijeme ako príležitosť na nevyhnutný pokrok?</w:t>
      </w:r>
    </w:p>
    <w:p w14:paraId="2B3A7E3B" w14:textId="77777777" w:rsidR="009C2DA3" w:rsidRDefault="009C2DA3" w:rsidP="009C2DA3">
      <w:pPr>
        <w:spacing w:before="240" w:after="240"/>
        <w:jc w:val="both"/>
      </w:pPr>
      <w:r>
        <w:t>Príprava vízie je tiež príležitosťou ako si pripomenúť, na čom nám ako spoločnosti záleží. Preto jej text začíname základnými hodnotami, z ktorých by sme pri pokračovaní slovenského príbehu nemali nikdy uhnúť. Vízia v tomto kontexte vychádza z toho, že Slovensko v roku 2040 pevne stojí na nasledovných hodnotových princípoch:</w:t>
      </w:r>
    </w:p>
    <w:p w14:paraId="7E0956D3" w14:textId="77777777" w:rsidR="009C2DA3" w:rsidRDefault="009C2DA3" w:rsidP="009C2DA3">
      <w:pPr>
        <w:spacing w:before="240" w:after="240"/>
        <w:jc w:val="both"/>
        <w:rPr>
          <w:highlight w:val="yellow"/>
        </w:rPr>
      </w:pPr>
      <w:r>
        <w:rPr>
          <w:b/>
          <w:bCs/>
        </w:rPr>
        <w:lastRenderedPageBreak/>
        <w:t xml:space="preserve">Demokratické: </w:t>
      </w:r>
      <w:r>
        <w:t xml:space="preserve">Slovensko je demokraciou a právnym štátom založeným na Ústave SR. Podporuje </w:t>
      </w:r>
      <w:r>
        <w:rPr>
          <w:highlight w:val="white"/>
        </w:rPr>
        <w:t xml:space="preserve">demokratické procesy, ktorými sa vôľa občanov mení na rozhodnutia štátu. </w:t>
      </w:r>
      <w:r>
        <w:t xml:space="preserve">Chráni slobodné voľby, základné práva a slobody, vzájomnú kontrolu ústavných orgánov, nezávislosť súdnictva, aktívnu občiansku spoločnosť, nezávislosť médií, inštitucionálnu stabilitu a kultúru rešpektu, otvorenej diskusie a odmietania všetkých foriem násilia. </w:t>
      </w:r>
    </w:p>
    <w:p w14:paraId="4754E219" w14:textId="77777777" w:rsidR="009C2DA3" w:rsidRDefault="009C2DA3" w:rsidP="009C2DA3">
      <w:pPr>
        <w:spacing w:before="240" w:after="240"/>
        <w:jc w:val="both"/>
        <w:rPr>
          <w:highlight w:val="yellow"/>
        </w:rPr>
      </w:pPr>
      <w:r>
        <w:rPr>
          <w:b/>
          <w:bCs/>
        </w:rPr>
        <w:t xml:space="preserve">Bezpečné a odolné: </w:t>
      </w:r>
      <w:r>
        <w:t xml:space="preserve">Slovensko je bezpečné v pevných spojenectvách s inými krajinami so silnými demokratickými hodnotami (ekonomicky a strategicky s Európskou úniou a vojensky so štátmi Severoatlantickej aliancie). Štát a občania neustále posilňujú svoju schopnosť reagovať na neistotu, rozoznávať dezinformácie a zvládať krízy, špeciálne ak ohrozujú demokratický poriadok. </w:t>
      </w:r>
    </w:p>
    <w:p w14:paraId="1E72C641" w14:textId="77777777" w:rsidR="009C2DA3" w:rsidRDefault="009C2DA3" w:rsidP="009C2DA3">
      <w:pPr>
        <w:spacing w:before="240" w:after="240"/>
        <w:jc w:val="both"/>
      </w:pPr>
      <w:r>
        <w:rPr>
          <w:b/>
          <w:bCs/>
        </w:rPr>
        <w:t xml:space="preserve">Zodpovedné: </w:t>
      </w:r>
      <w:r>
        <w:t xml:space="preserve">Slovensko rozumie rizikám a príležitostiam, ktoré presahujú volebné obdobia. Obmedzené verejné, prírodné a ľudské zdroje využíva tak, aby budúcim generáciám pripravilo lepšie podmienky na život z pohľadu demografie, vzdelania, štruktúry ekonomiky, verejných financií a zvládania dôsledkov zmeny klímy. </w:t>
      </w:r>
    </w:p>
    <w:p w14:paraId="342C780B" w14:textId="77777777" w:rsidR="009C2DA3" w:rsidRDefault="009C2DA3" w:rsidP="009C2DA3">
      <w:pPr>
        <w:spacing w:before="240" w:after="240"/>
        <w:jc w:val="both"/>
      </w:pPr>
      <w:r>
        <w:rPr>
          <w:b/>
          <w:bCs/>
        </w:rPr>
        <w:t xml:space="preserve">Spravodlivé a súdržné: </w:t>
      </w:r>
      <w:r>
        <w:t xml:space="preserve">Obyvatelia Slovenska majú právo na férový prístup k príležitostiam a službám bez ohľadu na svoj pôvod, národnosť, vek, rod, sexuálnu orientáciu, zdravotný stav či znevýhodnenie, náboženské alebo politické presvedčenie, sociálno-ekonomické postavenie alebo miesto, kde žijú. Štát podporuje sociálnu mobilitu a inklúziu, rôznorodosť uznáva ako hodnotu a vytvára podmienky na posilňovanie solidarity a dobrých medziľudských vzťahov. Spoločnosť založená na dôvere je odolnejšia, produktívnejšia a lepšie zvláda rýchlu transformáciu, ktorej sme súčasťou. </w:t>
      </w:r>
    </w:p>
    <w:p w14:paraId="2905FBF7" w14:textId="77777777" w:rsidR="009C2DA3" w:rsidRDefault="009C2DA3" w:rsidP="009C2DA3">
      <w:pPr>
        <w:spacing w:before="240" w:after="240"/>
        <w:jc w:val="both"/>
      </w:pPr>
      <w:r>
        <w:rPr>
          <w:b/>
          <w:bCs/>
        </w:rPr>
        <w:t>Pokrokové:</w:t>
      </w:r>
      <w:r>
        <w:t xml:space="preserve"> Slovensko sa systematicky usiluje o citeľné zlepšenie kvality života, a to vďaka neúnavnému učeniu sa z chýb, proaktívnemu využívaniu nových technológií, podpore inovácií a zavádzaniu nových prístupov. Má ambíciu, aby sa v niektorých oblastiach stalo krajinou, od ktorej sa budú učiť iné štáty. Vytvára podmienky pre rozvoj podnikania, priemyslu, investícií a tvorby hodnoty ako základu prosperity spoločnosti. Pokrokové nastavenie je podmienkou zvýšenia kvality života.</w:t>
      </w:r>
    </w:p>
    <w:p w14:paraId="659FEE85" w14:textId="77777777" w:rsidR="009C2DA3" w:rsidRDefault="009C2DA3" w:rsidP="009C2DA3">
      <w:pPr>
        <w:spacing w:before="240" w:after="240"/>
        <w:jc w:val="both"/>
      </w:pPr>
      <w:r>
        <w:t>Na týchto hodnotových princípoch stojí aj celá štruktúra a obsah vízie. Najprv analyzuje súčasný stav. Jej cieľom nie je prehliadať to dobré, čo na Slovensku nesporne vidí každý: napríklad nízku násilnú kriminalitu, rýchlo sa zlepšujúcu kvalitu života v mestách, krásnu prírodu, silné rodinné väzby, či kompaktnosť krajiny. Cieľom analýzy súčasného stavu je naopak poukázať na to, kde má Slovensko potenciál na zlepšenie.</w:t>
      </w:r>
    </w:p>
    <w:p w14:paraId="438E6292" w14:textId="77777777" w:rsidR="009C2DA3" w:rsidRDefault="009C2DA3" w:rsidP="009C2DA3">
      <w:pPr>
        <w:spacing w:before="240" w:after="240"/>
        <w:jc w:val="both"/>
      </w:pPr>
      <w:r>
        <w:t xml:space="preserve">Následne sa dokument pozerá do budúcnosti. Cieľom kapitoly je predstaviť päť hlavných trendov, ktoré hýbu aj svetom Slovenska a štyri scenáre, v ktorých sa svet môže ocitnúť a spôsoby, ako na nich Slovensko zareaguje. Ani jeden scenár nie je presným príbehom Slovenska v budúcnosti. Avšak len keď si predstavíme rôzne cesty, si vieme vybrať takú, kde riziká meníme na príležitosti. </w:t>
      </w:r>
    </w:p>
    <w:p w14:paraId="4868575A" w14:textId="77777777" w:rsidR="009C2DA3" w:rsidRDefault="009C2DA3" w:rsidP="009C2DA3">
      <w:pPr>
        <w:spacing w:before="240" w:after="240"/>
        <w:jc w:val="both"/>
      </w:pPr>
      <w:r>
        <w:t xml:space="preserve">Ďalšia kapitola premýšľa o našej želanej budúcnosti. Na to, aby sme dosiahli kvalitnejší život na Slovensku, sa musíme zamerať na štyri hlavné katalyzátory zmeny: ekonomickú </w:t>
      </w:r>
      <w:r>
        <w:lastRenderedPageBreak/>
        <w:t xml:space="preserve">transformáciu, zodpovedné využívanie obmedzených zdrojov, bezpečnosť a stabilitu prostredia a podporu troch spoločenských tmelov - dôvery, kultúry a občianskej spoločnosti. </w:t>
      </w:r>
    </w:p>
    <w:p w14:paraId="65EBE924" w14:textId="77777777" w:rsidR="009C2DA3" w:rsidRDefault="009C2DA3" w:rsidP="009C2DA3">
      <w:pPr>
        <w:spacing w:before="240" w:after="240"/>
        <w:jc w:val="both"/>
      </w:pPr>
      <w:r>
        <w:t>Posledná kapitola sa detailne pozerá na to, ako dosiahnuť hlavný cieľ vízie naprieč štyrmi kľúčovými oblasťami tak, aby ich výsledkom bola dôstojná životná úroveň pre každého jednotlivca, prosperujúce Slovensko, udržateľná krajina a moderný štát. Vychádza z predpokladu, že iba budúcnosť, ktorú si dokážeme predstaviť, môžeme aj úspešne naplniť. Je nerealistické očakávať, že Slovensko dosiahne zásadný pokrok vo všetkých oblastiach súčasne, preto sa musíme sústrediť na kľúčové priority.</w:t>
      </w:r>
    </w:p>
    <w:p w14:paraId="265BF4EE" w14:textId="77777777" w:rsidR="009C2DA3" w:rsidRDefault="009C2DA3" w:rsidP="009C2DA3">
      <w:pPr>
        <w:spacing w:before="240" w:after="240"/>
        <w:jc w:val="both"/>
      </w:pPr>
      <w:r>
        <w:t xml:space="preserve">Za dokumentom stoja mesiace spoločnej práce vyše 150 odborníkov z rôznych oblastí, ktorí na pravidelných pracovných stretnutiach diskutovali o jednotlivých častiach vízie vrátane hodnôt, či scenárov budúcnosti. Tento proces detailne popisuje príloha dokumentu. </w:t>
      </w:r>
    </w:p>
    <w:p w14:paraId="30D002B0" w14:textId="77777777" w:rsidR="009C2DA3" w:rsidRDefault="009C2DA3" w:rsidP="009C2DA3">
      <w:pPr>
        <w:spacing w:before="240" w:after="240"/>
        <w:jc w:val="both"/>
      </w:pPr>
      <w:r>
        <w:t xml:space="preserve">Vízia Slovensko 2040 sa môže niektorým javiť ako príliš ambiciózny, priam nerealistický obraz Slovenska v pomerne blízkej budúcnosti. Niekomu môže pripadať príliš optimistická, inému málo konkrétna. Vízia ponúka obraz lepšej krajiny, ku ktorému môžeme my – štát, privátny sektor, občianska spoločnosť aj jednotlivci – ašpirovať a spoločnými silami k nemu prispieť. Rolou vízie je presvedčiť nás, že investované úsilie a zdroje prinesú výsledky, ktoré za to stoja. Je prirodzené, že jej nástroje sa budú ďalej konkretizovať a upravovať podľa aktuálnych okolností a možností. Tieto kroky spracuje nadväzujúci dokument, Stratégia Slovenska 2040. </w:t>
      </w:r>
    </w:p>
    <w:p w14:paraId="3703E491" w14:textId="77777777" w:rsidR="009C2DA3" w:rsidRDefault="009C2DA3" w:rsidP="009C2DA3">
      <w:pPr>
        <w:jc w:val="both"/>
      </w:pPr>
      <w:r>
        <w:t xml:space="preserve">Vízia nemá ambíciu do podrobnosti obsiahnuť všetko, no kreslí obraz budúcnosti pre každého. Hľadá spoločné prieniky, nie detaily, ktoré nás rozdeľujú. Aj preto používa jazyk zrozumiteľný nielen pre úradníkov alebo odborníkov, ale pre každého obyvateľa Slovenska. </w:t>
      </w:r>
    </w:p>
    <w:p w14:paraId="2B646538" w14:textId="77777777" w:rsidR="009C2DA3" w:rsidRDefault="009C2DA3" w:rsidP="009C2DA3">
      <w:pPr>
        <w:jc w:val="both"/>
      </w:pPr>
    </w:p>
    <w:p w14:paraId="458BE751" w14:textId="77777777" w:rsidR="009C2DA3" w:rsidRDefault="009C2DA3" w:rsidP="009C2DA3">
      <w:pPr>
        <w:jc w:val="both"/>
      </w:pPr>
      <w:r>
        <w:t xml:space="preserve">V tejto vízii by preto mali nájsť nádej rodičia dieťaťa, ktorého materinský jazyk nie je slovenčina, no napriek tomu sa úspešne začlení do vzdelávania. Stredoškolák, ktorý sa po vzore Štúra či Štefánika vyberie študovať do sveta, no na Slovensku nájde príležitosti na zaujímavú prácu aj zázemie pre svoju medzinárodnú rodinu. Absolventka, ktorá sa dokáže osamostatniť v dostupnom bývaní. Matka samoživiteľka, ktorá vďaka kvalitnej infraštruktúre nájde dobre platenú prácu aj v malej obci, blízko rodiny, miestnej komunity a škôlky. Podnikateľ, ktorý bude mať odvahu investovať a zamestnávať, lebo sa môže spoľahnúť na stabilitu a spravodlivosť prostredia. Rodičia, ktorí v digitálnom svete ochránia svoje dospievajúce deti pred nenávisťou. A dôchodkyňa, ktorá bez poplatkov dostane rýchly termín u lekára. Možno nedosiahneme všetky stanovené ciele, no akýkoľvek posun k nim spraví zo Slovenska lepšie miesto pre život. </w:t>
      </w:r>
    </w:p>
    <w:p w14:paraId="2335DD54" w14:textId="77777777" w:rsidR="009C2DA3" w:rsidRDefault="009C2DA3" w:rsidP="009C2DA3">
      <w:pPr>
        <w:jc w:val="both"/>
      </w:pPr>
    </w:p>
    <w:p w14:paraId="64789D41" w14:textId="77777777" w:rsidR="009C2DA3" w:rsidRDefault="009C2DA3" w:rsidP="009C2DA3">
      <w:pPr>
        <w:jc w:val="both"/>
      </w:pPr>
      <w:r>
        <w:t xml:space="preserve">Ako bude príbeh Slovenska pokračovať a ako sa táto vízia uplatní v realite, nezávisí len od obsahu tohto dokumentu. Úspech bude záležať od prístupu každého z nás a od našej schopnosti spoločnú víziu napĺňať v každodennom živote pri hľadaní, čo nás všetkých spája. </w:t>
      </w:r>
    </w:p>
    <w:p w14:paraId="0235BA3B" w14:textId="77777777" w:rsidR="009C2DA3" w:rsidRDefault="009C2DA3" w:rsidP="009C2DA3">
      <w:pPr>
        <w:jc w:val="both"/>
      </w:pPr>
    </w:p>
    <w:p w14:paraId="62362753" w14:textId="77777777" w:rsidR="009C2DA3" w:rsidRDefault="009C2DA3" w:rsidP="009C2DA3">
      <w:pPr>
        <w:pStyle w:val="Nadpis1"/>
        <w:spacing w:before="240" w:after="240"/>
        <w:rPr>
          <w:b/>
          <w:bCs/>
        </w:rPr>
      </w:pPr>
      <w:bookmarkStart w:id="10" w:name="_ahnb2dymz0uo" w:colFirst="0" w:colLast="0"/>
      <w:bookmarkEnd w:id="10"/>
    </w:p>
    <w:p w14:paraId="528F7657" w14:textId="77777777" w:rsidR="009C2DA3" w:rsidRDefault="009C2DA3" w:rsidP="009C2DA3">
      <w:pPr>
        <w:pStyle w:val="Nadpis1"/>
        <w:spacing w:before="240" w:after="240"/>
        <w:rPr>
          <w:b/>
          <w:bCs/>
        </w:rPr>
      </w:pPr>
      <w:bookmarkStart w:id="11" w:name="_ba9ndo27bhb8" w:colFirst="0" w:colLast="0"/>
      <w:bookmarkEnd w:id="11"/>
      <w:r>
        <w:br w:type="page"/>
      </w:r>
    </w:p>
    <w:p w14:paraId="64BBDA9E" w14:textId="77777777" w:rsidR="009C2DA3" w:rsidRDefault="009C2DA3" w:rsidP="009C2DA3">
      <w:pPr>
        <w:pStyle w:val="Nadpis1"/>
      </w:pPr>
      <w:bookmarkStart w:id="12" w:name="_4eouq4q83z8c" w:colFirst="0" w:colLast="0"/>
      <w:bookmarkEnd w:id="12"/>
      <w:r>
        <w:lastRenderedPageBreak/>
        <w:t>Slovensko v roku 2026: výzvy súčasnosti a potenciál na zmenu</w:t>
      </w:r>
    </w:p>
    <w:p w14:paraId="15BED8A3" w14:textId="77777777" w:rsidR="009C2DA3" w:rsidRDefault="009C2DA3" w:rsidP="009C2DA3">
      <w:pPr>
        <w:spacing w:before="240" w:after="240"/>
        <w:jc w:val="both"/>
      </w:pPr>
      <w:r>
        <w:t xml:space="preserve">Slovensko má za cieľ trvalo zvyšovať kvalitu života na Slovensku cez rast konkurencieschopnosti a inovačnej výkonnosti v súlade so sociálnou a environmentálnou udržateľnosťou. Táto kapitola preto analyzuje východiskový stav Slovenska v roku 2026 z pohľadu štyroch hlavných oblastí: kvality života, ekonomickej úspešnosti, udržateľnosti a správy vecí verejných. </w:t>
      </w:r>
    </w:p>
    <w:p w14:paraId="558994A5" w14:textId="77777777" w:rsidR="009C2DA3" w:rsidRDefault="009C2DA3" w:rsidP="009C2DA3">
      <w:pPr>
        <w:pStyle w:val="Nadpis2"/>
        <w:numPr>
          <w:ilvl w:val="0"/>
          <w:numId w:val="7"/>
        </w:numPr>
        <w:ind w:left="0" w:firstLine="0"/>
        <w:jc w:val="both"/>
      </w:pPr>
      <w:bookmarkStart w:id="13" w:name="_qdt5kvmur2f" w:colFirst="0" w:colLast="0"/>
      <w:bookmarkEnd w:id="13"/>
      <w:r>
        <w:t xml:space="preserve">Kvalita života </w:t>
      </w:r>
    </w:p>
    <w:p w14:paraId="1A1856F5" w14:textId="77777777" w:rsidR="009C2DA3" w:rsidRDefault="009C2DA3" w:rsidP="009C2DA3">
      <w:pPr>
        <w:jc w:val="both"/>
        <w:rPr>
          <w:b/>
          <w:bCs/>
        </w:rPr>
      </w:pPr>
    </w:p>
    <w:p w14:paraId="32CCC6C0" w14:textId="77777777" w:rsidR="009C2DA3" w:rsidRDefault="009C2DA3" w:rsidP="009C2DA3">
      <w:pPr>
        <w:jc w:val="both"/>
      </w:pPr>
      <w:r>
        <w:t>Kvalitu života nemožno merať len rastom hrubého domáceho produktu. Rozhoduje schopnosť ľudí žiť stabilný, zdravý a dôstojný život bez ohľadu na miesto bydliska či sociálne zázemie. Slovensko má pri formovaní vízie do roku 2040 na čom stavať: zamestnanosť rastie, sociálne transfery a rodinné väzby zmierňujú dopady chudoby, vysoký podiel vlastníckeho bývania chráni časť domácností pred trhovými šokmi, očakávaná dĺžka života sa zvyšuje. Tieto základy však nestačia. Disponibilné príjmy zaostávajú za priemerom Európskej únie, narastá podiel pracujúcich osôb v riziku chudoby, dostupnosť bývania klesá, Slovensko zaostáva v zdraví aj dlhovekosti, plodnosť je dlhodobo nízka a generalizovaná dôvera patrí medzi najnižšie v Európe. Tieto výzvy sa navzájom posilňujú a bez koordinovanej odpovede sa budú prehlbovať.</w:t>
      </w:r>
    </w:p>
    <w:p w14:paraId="74F1941B" w14:textId="77777777" w:rsidR="009C2DA3" w:rsidRDefault="009C2DA3" w:rsidP="009C2DA3">
      <w:pPr>
        <w:jc w:val="both"/>
      </w:pPr>
    </w:p>
    <w:p w14:paraId="72CBC046" w14:textId="77777777" w:rsidR="009C2DA3" w:rsidRDefault="009C2DA3" w:rsidP="009C2DA3">
      <w:pPr>
        <w:jc w:val="both"/>
      </w:pPr>
      <w:r>
        <w:t>Táto oblasť je postavená na štyroch vzájomne prepojených cieľoch - dôstojnej životnej úrovni a odolnosti voči sociálnym rizikám, stabilnom a dostupnom bývaní, zdravom a aktívnom živote a súdržnej spoločnosti.</w:t>
      </w:r>
    </w:p>
    <w:p w14:paraId="0D9C3000" w14:textId="77777777" w:rsidR="009C2DA3" w:rsidRDefault="009C2DA3" w:rsidP="009C2DA3">
      <w:pPr>
        <w:jc w:val="both"/>
      </w:pPr>
    </w:p>
    <w:p w14:paraId="3BEA1923" w14:textId="77777777" w:rsidR="009C2DA3" w:rsidRDefault="009C2DA3" w:rsidP="009C2DA3">
      <w:pPr>
        <w:jc w:val="both"/>
      </w:pPr>
      <w:r>
        <w:t>Pokiaľ ide o životnú úroveň a odolnosť voči sociálnym rizikám, priemerná mzda na Slovensku dosahuje približne polovicu úrovne Európskej únie a od roku 2020 stúpa miera chudoby a sociálneho vylúčenia. V roku 20205 bolo v ohrození takmer milión ľudí. Popri tom vzrastá podiel pracujúcich osôb, ktoré čelia riziku chudoby: ohrozený je každý desiaty pracujúci. Riziko sa koncentruje v jednorodičovských a viacdetných domácnostiach, u jednočlenných domácností seniorov, na východe Slovenska a v marginalizovaných rómskych komunitách. Finančná odolnosť domácností je nízka, takmer polovica dospelých žije od výplaty k výplate alebo siaha na úspory.</w:t>
      </w:r>
    </w:p>
    <w:p w14:paraId="1ED322D7" w14:textId="77777777" w:rsidR="009C2DA3" w:rsidRDefault="009C2DA3" w:rsidP="009C2DA3">
      <w:pPr>
        <w:jc w:val="both"/>
      </w:pPr>
    </w:p>
    <w:p w14:paraId="24EC64C1" w14:textId="77777777" w:rsidR="009C2DA3" w:rsidRDefault="009C2DA3" w:rsidP="009C2DA3">
      <w:pPr>
        <w:jc w:val="both"/>
      </w:pPr>
      <w:r>
        <w:t xml:space="preserve">V rámci otázky bývania je pre Slovensko typický extrémne vysoký podiel vlastníckeho bývania (približne 93 %) s minimálnym trhovým nájomným sektorom a podfinancovaným sociálnym bývaním. Ceny nehnuteľností sa medzi rokmi 2015 a 2025 zdvojnásobili a rástli výrazne rýchlejšie než príjmy. Sedem z desiatich mladých ľudí vo veku 18 až 34 rokov žilo v roku 2024 s rodičmi, čo je druhý najvyšší podiel v Európskej únii. Mladé domácnosti, domácnosti žijúce v nájme a domácnosti ohrozené chudobou častejšie nesú nadmernú záťaž výdavkami na bývanie a takmer tretina populácie žije v preplnených bytoch. Rezidenčná výstavba dlhodobo </w:t>
      </w:r>
      <w:r>
        <w:lastRenderedPageBreak/>
        <w:t>zaostáva, povoľovacie procesy sú zdĺhavé. Nedostupné bývanie podporuje suburbanizáciu, ktorá zvyšuje náklady domácností aj samospráv.</w:t>
      </w:r>
    </w:p>
    <w:p w14:paraId="1BE20101" w14:textId="77777777" w:rsidR="009C2DA3" w:rsidRDefault="009C2DA3" w:rsidP="009C2DA3">
      <w:pPr>
        <w:jc w:val="both"/>
      </w:pPr>
    </w:p>
    <w:p w14:paraId="484D4261" w14:textId="77777777" w:rsidR="009C2DA3" w:rsidRDefault="009C2DA3" w:rsidP="009C2DA3">
      <w:pPr>
        <w:jc w:val="both"/>
      </w:pPr>
      <w:r>
        <w:t>Čo sa týka zdravého a aktívneho života, stredná dĺžka života zaostávala v roku 2024 za priemerom Európskej únie o vyše tri roky. Štandardizovaná miera úmrtnosti na odvrátiteľné príčiny smrti bola v roku 2023 o 53 % vyššia než priemer Európskej únie. V rokoch prežitých v zdraví po dosiahnutí 65 rokov presahuje rozdiel voči Európskej únii štyri roky. V marginalizovaných komunitách je slabá prevencia, nízka zaočkovanosť proti ľudskému papilomavírusu a vysoká dojčenská úmrtnosť. Zdravotný systém je podfinancovaný a zaostáva v personálnych kapacitách aj infraštruktúre. Tento stav sa stretne s intenzívnym starnutím populácie: po roku 2055 podiel obyvateľov vo veku 65 a viac rokov dosiahne 33 %. Systém bude čeliť rastúcemu dopytu pri klesajúcich zdrojoch, najsilnejšie v regiónoch, ktoré už od začiatku 21. storočia čelia úbytku obyvateľstva a redšej sieti zariadení.</w:t>
      </w:r>
    </w:p>
    <w:p w14:paraId="56F853DC" w14:textId="77777777" w:rsidR="009C2DA3" w:rsidRDefault="009C2DA3" w:rsidP="009C2DA3">
      <w:pPr>
        <w:jc w:val="both"/>
      </w:pPr>
    </w:p>
    <w:p w14:paraId="0FB609D9" w14:textId="77777777" w:rsidR="009C2DA3" w:rsidRDefault="009C2DA3" w:rsidP="009C2DA3">
      <w:pPr>
        <w:jc w:val="both"/>
      </w:pPr>
      <w:r>
        <w:t>Posledným cieľom v rámci tohto piliera je súdržná spoločnosť. Pevné komunity a dôveryhodné inštitúcie sú podmienkou účinnosti všetkých ostatných politík. Slovensko má silné rodinné väzby, no generalizovaná dôvera dosahuje dlhodobo približne 21 %, čo patrí medzi najnižšie hodnoty v Európe. Dôvera v kľúčové verejné a politické inštitúcie, ako vláda, parlament, súdy a právny systém, či verejná správa, sa v roku 2023 pohybovala na úrovni 30 až 40 %. V roku 2025 štvrtina dospelých pociťovala výraznú osamelosť. Sociálna izolácia rastie, občianska participácia a účasť na kultúrnom živote sú slabšie a výrazne stratifikované podľa vzdelania a príjmu. Bez posilnenia inštitúcií, komunitných väzieb a širšej spoločenskej dôvery nebude možné zvládnuť demografické a spoločenské zmeny ďalších dekád.</w:t>
      </w:r>
    </w:p>
    <w:p w14:paraId="55A48506" w14:textId="77777777" w:rsidR="009C2DA3" w:rsidRDefault="009C2DA3" w:rsidP="009C2DA3">
      <w:pPr>
        <w:jc w:val="both"/>
      </w:pPr>
    </w:p>
    <w:p w14:paraId="2390240D" w14:textId="77777777" w:rsidR="009C2DA3" w:rsidRDefault="009C2DA3" w:rsidP="009C2DA3">
      <w:pPr>
        <w:jc w:val="both"/>
      </w:pPr>
      <w:r>
        <w:t>Spoločným menovateľom všetkých štyroch oblastí je znižovanie príjmových, sociálnych, rodových, zdravotných, územných a generačných nerovností a posilňovanie odolnosti domácností, komunít a regiónov. Príležitosti sa otvárajú v lepšom cielení sociálnej politiky a jej prepojení s trhom práce, v rozvoji predškolského vzdelávania a služieb pre rodiny. Taktiež vo využití bývalých priemyselných lokalít a rozvoji nájomného bývania, v posilnení prevencie a dlhodobej starostlivosti, v stabilnom prostredí pre rodinný život, riadenej pracovnej migrácii a v podpore občianskej spoločnosti a medzigeneračnej solidarity. Ak sa nevyužijú, hrozí prehlbovanie nerovností, klesajúca ochranná funkcia práce, ďalší pokles dostupnosti bývania, odkladanie zakladania rodín, rýchlejšie starnutie a rastúca ekonomická záťaž produktívnej generácie.</w:t>
      </w:r>
    </w:p>
    <w:p w14:paraId="6BC3DDA3" w14:textId="77777777" w:rsidR="009C2DA3" w:rsidRDefault="009C2DA3" w:rsidP="009C2DA3">
      <w:pPr>
        <w:pStyle w:val="Nadpis2"/>
        <w:numPr>
          <w:ilvl w:val="0"/>
          <w:numId w:val="7"/>
        </w:numPr>
        <w:ind w:left="0" w:firstLine="0"/>
        <w:jc w:val="both"/>
      </w:pPr>
      <w:bookmarkStart w:id="14" w:name="_ssnxtjo8qde3" w:colFirst="0" w:colLast="0"/>
      <w:bookmarkEnd w:id="14"/>
      <w:r>
        <w:t xml:space="preserve">Úspešné Slovensko </w:t>
      </w:r>
    </w:p>
    <w:p w14:paraId="541AAB07" w14:textId="77777777" w:rsidR="009C2DA3" w:rsidRDefault="009C2DA3" w:rsidP="009C2DA3">
      <w:pPr>
        <w:jc w:val="both"/>
      </w:pPr>
      <w:r>
        <w:t xml:space="preserve">Slovensko stojí na robustnej a technologicky relatívne pokročilej priemyselnej základni, ktorá mu umožňuje silnú orientáciu na export a spolu s členstvom v eurozóne aj integráciu do výrobných reťazcov v rámci EÚ. Zároveň však zažíva zlom, keď sa po rokoch rýchleho rastu vyčerpala „demografická dividenda“. Do roku 2060 bude krajina starnúť jedným z najrýchlejších temp v EÚ. Demografický vývoj už dnes limituje situáciu na trhu práce, investičnú aktivitu, príjmy verejných rozpočtov aj odolnosť demokracie a bezpečnosti. Situáciu zhoršuje odliv vysokokvalifikovaných ľudí najmä do Česka a len čiastočné využívanie </w:t>
      </w:r>
      <w:r>
        <w:lastRenderedPageBreak/>
        <w:t>potenciálu prilákať medzinárodný talent. Bez reforiem hrozí prechod od demografiou ťahaného extenzívneho ekonomického rastu k demografiou ťahanému poklesu.</w:t>
      </w:r>
    </w:p>
    <w:p w14:paraId="1E200C47" w14:textId="77777777" w:rsidR="009C2DA3" w:rsidRDefault="009C2DA3" w:rsidP="009C2DA3">
      <w:pPr>
        <w:jc w:val="both"/>
      </w:pPr>
    </w:p>
    <w:p w14:paraId="4E83C660" w14:textId="77777777" w:rsidR="009C2DA3" w:rsidRDefault="009C2DA3" w:rsidP="009C2DA3">
      <w:pPr>
        <w:jc w:val="both"/>
      </w:pPr>
      <w:r>
        <w:t xml:space="preserve">Oslabenie konkurencieschopnosti sa premieta do spomalenia konvergencie ekonomickej výkonnosti Slovenska k priemeru EÚ. V roku 2026 dosahuje produktivita práce približne dve tretiny priemeru EÚ, čo limituje udržateľný rast miezd a dobiehanie životnej úrovne. Prekážkou je veľká polarizácia podnikovej sféry, kde menšia skupina veľkých firiem (často v zahraničnom vlastníctve) dosahuje vysokú jednotkovú produktivitu, kým početná skupina malých (prevažne domácich) firiem zaostáva. Produktivita zahraničných firiem je tak približne dvojnásobná. Slabinou je štruktúra kapitálovej vybavenosti. Kým vybavenosť strojmi a zariadeniami je blízko priemeru EÚ, aktíva intelektuálneho vlastníctva (softvér, databázy, výsledky vedy a výskumu) výrazne zaostávajú, čo udržiava „industriálny“ model práce. Slovensko má tretiu najnižšiu mieru úspor v EÚ (2024: 17 % HND vs. 24 % EÚ), čisté úspory sú záporné a domácnosti ako tvorca úspor slabnú. Firmám rastie disponibilný príjem pomalšie než v EÚ (2014–2024: 32,4 % vs. 58,2 %), preto sa spoliehajú na dlh a verejné zdroje, pričom malé firmy majú sťažený prístup ku kapitálu. </w:t>
      </w:r>
    </w:p>
    <w:p w14:paraId="305E2EC3" w14:textId="77777777" w:rsidR="009C2DA3" w:rsidRDefault="009C2DA3" w:rsidP="009C2DA3">
      <w:pPr>
        <w:jc w:val="both"/>
      </w:pPr>
    </w:p>
    <w:p w14:paraId="2834B92C" w14:textId="77777777" w:rsidR="009C2DA3" w:rsidRDefault="009C2DA3" w:rsidP="009C2DA3">
      <w:pPr>
        <w:jc w:val="both"/>
      </w:pPr>
      <w:r>
        <w:t>Verejné financie, ktoré sú zaťažované vysokými prevádzkovými výdavkami štátu, obmedzujú priestor pre prorastové investície. K slabinám prostredia patria časté legislatívne zmeny, vysoké daňovo-odvodové zaťaženie práce a neistota, ktorá odrádza investície. Štát sa musí presunúť od redistribúcie k investíciám do vzdelávania, vedy a výskumu, energetickej a materiálovej efektívnosti a diverzifikácie energií. Akademický sektor je podfinancovaný (VaV 2024: 0,98 % HDP vs. 2,24 % EÚ), má málo diverzifikované zdroje (tretie strany 5,2 % rozpočtov VŠ vs. 22 % v Nemecku) a slabé napojenie akadémia–priemysel–regióny, no rastie podiel obyvateľstva s vysokoškolským vzdelaním (takmer 40 %), aj podiel zahraničných študentov na Slovenských vysokých školách (15,6 % v roku 2024).</w:t>
      </w:r>
    </w:p>
    <w:p w14:paraId="09B087A8" w14:textId="77777777" w:rsidR="009C2DA3" w:rsidRDefault="009C2DA3" w:rsidP="009C2DA3">
      <w:pPr>
        <w:jc w:val="both"/>
      </w:pPr>
    </w:p>
    <w:p w14:paraId="5450F41F" w14:textId="77777777" w:rsidR="009C2DA3" w:rsidRDefault="009C2DA3" w:rsidP="009C2DA3">
      <w:pPr>
        <w:jc w:val="both"/>
      </w:pPr>
      <w:r>
        <w:t>Technologické zmeny zvyšujú potrebu zručností a rekvalifikácií. Slovensko má nízku účasť na predprimárnom vzdelávaní a prepad v testovaní základných zručností 14-ročných (PISA). Výdavky na aktívne politiky trhu práce sú nízke a celoživotné vzdelávanie zaostáva. Kľúčové je lepšie využitie domáceho talentu (vrátane dlhodobo nezamestnaných a marginalizovaných rómskych komunít) a rodičov mimo trhu práce, aj kompetentne riadená migrácia. Odliv maturantov (približne pätina študuje v zahraničí, vracia sa asi 40 %) treba vyvážiť kvalitnejším štúdiom doma, integráciou zahraničných študentov a podporovať návrat aktívnou prácou so slovenskou diaspórou.</w:t>
      </w:r>
    </w:p>
    <w:p w14:paraId="40B23D07" w14:textId="77777777" w:rsidR="009C2DA3" w:rsidRDefault="009C2DA3" w:rsidP="009C2DA3">
      <w:pPr>
        <w:pStyle w:val="Nadpis2"/>
        <w:numPr>
          <w:ilvl w:val="0"/>
          <w:numId w:val="7"/>
        </w:numPr>
        <w:spacing w:after="200"/>
        <w:ind w:left="0" w:firstLine="0"/>
        <w:jc w:val="both"/>
      </w:pPr>
      <w:bookmarkStart w:id="15" w:name="_lxirnh6yrxmx" w:colFirst="0" w:colLast="0"/>
      <w:bookmarkEnd w:id="15"/>
      <w:r>
        <w:t xml:space="preserve">Udržateľná krajina </w:t>
      </w:r>
    </w:p>
    <w:p w14:paraId="10DC0160" w14:textId="77777777" w:rsidR="009C2DA3" w:rsidRDefault="009C2DA3" w:rsidP="009C2DA3">
      <w:pPr>
        <w:jc w:val="both"/>
      </w:pPr>
      <w:r>
        <w:t xml:space="preserve">Slovensko vstupuje do obdobia zásadných zmien v dôsledku zmeny klímy a environmentálnych výziev, ktoré majú silný vplyv na budúcnosť ekonomiky a sociálneho systému. Podľa modelov SHMÚ sa u nás zvyšuje priemerná ročná teplota približne dvakrát rýchlejšie ako na globálnej úrovni. Očakáva sa, že v porovnaní s normálom v rokoch 1991 – 2020 sa do roku 2040 zvýši o ďalších 1,0 – 1,5 °C. Scenáre naznačujú pokles pôdnej vlhkosti a dostupnosti vody v letnom období o 20 – 40 %, čo ohrozí ekonomiku, poľnohospodárstvo, </w:t>
      </w:r>
      <w:r>
        <w:lastRenderedPageBreak/>
        <w:t xml:space="preserve">lesy aj stabilitu krajiny. Kľúčovou výzvou je preto integrovaný manažment vody v krajine.  Od cielenej  spotreby a zadržiavania, revitalizácie tokov a mokradí, adaptovaného poľnohospodárstva, cez systematickú podporu infraštruktúry a adaptačných opatrení v sídlach, až po rozvoj systémov včasného varovania a posilnenie krízového riadenia. </w:t>
      </w:r>
    </w:p>
    <w:p w14:paraId="632D6C75" w14:textId="77777777" w:rsidR="009C2DA3" w:rsidRDefault="009C2DA3" w:rsidP="009C2DA3">
      <w:pPr>
        <w:jc w:val="both"/>
      </w:pPr>
      <w:r>
        <w:t xml:space="preserve"> </w:t>
      </w:r>
    </w:p>
    <w:p w14:paraId="60A6A143" w14:textId="77777777" w:rsidR="009C2DA3" w:rsidRDefault="009C2DA3" w:rsidP="009C2DA3">
      <w:pPr>
        <w:jc w:val="both"/>
      </w:pPr>
      <w:r>
        <w:t>Za uplynulé dekády sa dosiahol značný  pokrok. V rámci národnej sústavy chránených území predstavoval podiel tzv. veľkoplošných chránených území (VCHÚ, t. j. 14 chránených krajinných oblastí, 9 národných parkov a ich ochranných pásiem) v roku 2024 k celkovej ploche Slovenska 22,16 %. Postupne sa zlepšuje aj ochrana druhov a biotopov,</w:t>
      </w:r>
      <w:hyperlink r:id="rId11" w:anchor="bookmark=kix.xozcx8se5w1l">
        <w:r>
          <w:rPr>
            <w:color w:val="1155CC"/>
            <w:u w:val="single"/>
            <w:vertAlign w:val="superscript"/>
          </w:rPr>
          <w:t>77</w:t>
        </w:r>
      </w:hyperlink>
      <w:r>
        <w:t xml:space="preserve"> ale ekosystémy na Slovensku stále vykazujú negatívne trendy. Až 75 % druhov a viac ako 60 % biotopov európskeho významu je v nepriaznivom stave. Degradácia pôdy, lesov a vodných zdrojov znižuje schopnosť krajiny tlmiť klimatické extrémy a ohrozuje potravinovú bezpečnosť aj ekonomickú stabilitu. Ochrana biodiverzity, udržateľné hospodárenie s pôdou, vodou a lesmi a posilňovanie ekosystémových služieb sú preto základom dlhodobej odolnosti.</w:t>
      </w:r>
    </w:p>
    <w:p w14:paraId="73858298" w14:textId="77777777" w:rsidR="009C2DA3" w:rsidRDefault="009C2DA3" w:rsidP="009C2DA3">
      <w:pPr>
        <w:jc w:val="both"/>
      </w:pPr>
      <w:r>
        <w:t xml:space="preserve"> </w:t>
      </w:r>
    </w:p>
    <w:p w14:paraId="63EFF9B4" w14:textId="77777777" w:rsidR="009C2DA3" w:rsidRDefault="009C2DA3" w:rsidP="009C2DA3">
      <w:pPr>
        <w:jc w:val="both"/>
      </w:pPr>
      <w:r>
        <w:t>Výrazne sa rozšírila infraštruktúra čistenia odpadových vôd a podiel obyvateľov pripojených na verejnú kanalizáciu a čistiarne odpadových vôd. Hoci Slovensko stále zaostáva za priemerom EÚ, zaviedli sa nové systémy triedeného zberu odpadu, rozšírenej zodpovednosti výrobcov a postupne rastie miera recyklácie. Miera cirkulárneho využívania materiálov na úrovni približne 12 %  je blízko priemeru EÚ, no výrazne zaostáva za lídrami rebríčka. Kvalita ovzdušia na Slovensku sa zlepšuje, no v mnohých regiónoch zostávajú znečisťujúce látky ako PM</w:t>
      </w:r>
      <w:r>
        <w:rPr>
          <w:rFonts w:ascii="Times New Roman" w:eastAsia="Times New Roman" w:hAnsi="Times New Roman" w:cs="Times New Roman"/>
        </w:rPr>
        <w:t>₂</w:t>
      </w:r>
      <w:r>
        <w:t>.</w:t>
      </w:r>
      <w:r>
        <w:rPr>
          <w:rFonts w:ascii="Times New Roman" w:eastAsia="Times New Roman" w:hAnsi="Times New Roman" w:cs="Times New Roman"/>
        </w:rPr>
        <w:t>₅</w:t>
      </w:r>
      <w:r>
        <w:t xml:space="preserve"> a PM</w:t>
      </w:r>
      <w:r>
        <w:rPr>
          <w:rFonts w:ascii="Times New Roman" w:eastAsia="Times New Roman" w:hAnsi="Times New Roman" w:cs="Times New Roman"/>
        </w:rPr>
        <w:t>₁₀</w:t>
      </w:r>
      <w:r>
        <w:t xml:space="preserve"> (jemné prachové častice), NO</w:t>
      </w:r>
      <w:r>
        <w:rPr>
          <w:rFonts w:ascii="Times New Roman" w:eastAsia="Times New Roman" w:hAnsi="Times New Roman" w:cs="Times New Roman"/>
        </w:rPr>
        <w:t>₂</w:t>
      </w:r>
      <w:r>
        <w:t>, benzo[a]pyrén a prízemný ozón (O</w:t>
      </w:r>
      <w:r>
        <w:rPr>
          <w:rFonts w:ascii="Times New Roman" w:eastAsia="Times New Roman" w:hAnsi="Times New Roman" w:cs="Times New Roman"/>
        </w:rPr>
        <w:t>₃</w:t>
      </w:r>
      <w:r>
        <w:t xml:space="preserve">) významným zdravotným a environmentálnym problémom. </w:t>
      </w:r>
    </w:p>
    <w:p w14:paraId="084B4B3B" w14:textId="77777777" w:rsidR="009C2DA3" w:rsidRDefault="009C2DA3" w:rsidP="009C2DA3">
      <w:pPr>
        <w:spacing w:before="240" w:after="240"/>
        <w:jc w:val="both"/>
        <w:rPr>
          <w:highlight w:val="yellow"/>
        </w:rPr>
      </w:pPr>
      <w:r>
        <w:rPr>
          <w:highlight w:val="yellow"/>
        </w:rPr>
        <w:t>Komparatívnou výhodou je možnosť kombinácie nízkouhlíkových jadrových zdrojov v budovania stability systému prostredníctvom rozvoja flexibilných zdrojov, akumulácie energie (vrátane batériových a prečerpávacích kapacít), riadenia dopytu, modernizácie prenosovej a distribučnej sústavy a zavádzania inteligentných sietí. Tieto opatrenia umožnia efektívne vyrovnávanie variability obnoviteľných zdrojov a zvýšia odolnosť systému voči externým šokom a dovozu fosílnych palív. Podiel energie z obnoviteľných zdrojov dosahuje 17 %, čo je pod priemerom EÚ (25 %) a ďaleko za krajinami ako Švédsko (66 %) alebo susedné Rakúsko 41 %).</w:t>
      </w:r>
      <w:hyperlink r:id="rId12" w:anchor="bookmark=kix.y7jbf1qaudr8">
        <w:r>
          <w:rPr>
            <w:color w:val="1155CC"/>
            <w:highlight w:val="yellow"/>
            <w:u w:val="single"/>
            <w:vertAlign w:val="superscript"/>
          </w:rPr>
          <w:t>78</w:t>
        </w:r>
      </w:hyperlink>
      <w:r>
        <w:rPr>
          <w:highlight w:val="yellow"/>
        </w:rPr>
        <w:t xml:space="preserve"> </w:t>
      </w:r>
    </w:p>
    <w:p w14:paraId="4B91CBEF" w14:textId="77777777" w:rsidR="009C2DA3" w:rsidRDefault="009C2DA3" w:rsidP="009C2DA3">
      <w:pPr>
        <w:spacing w:before="240" w:after="240"/>
        <w:jc w:val="both"/>
        <w:rPr>
          <w:highlight w:val="yellow"/>
        </w:rPr>
      </w:pPr>
      <w:r>
        <w:rPr>
          <w:highlight w:val="yellow"/>
        </w:rPr>
        <w:t>Podľa údajov Slovenskej agentúry životného prostredia (SAŽP) klesli emisie skleníkových plynov medzi rokmi 1990 – 2021 o takmer 44,1 %</w:t>
      </w:r>
      <w:hyperlink r:id="rId13" w:anchor="bookmark=kix.hd10rgmnyl4a">
        <w:r>
          <w:rPr>
            <w:color w:val="1155CC"/>
            <w:highlight w:val="yellow"/>
            <w:u w:val="single"/>
            <w:vertAlign w:val="superscript"/>
          </w:rPr>
          <w:t>84</w:t>
        </w:r>
      </w:hyperlink>
      <w:r>
        <w:rPr>
          <w:highlight w:val="yellow"/>
        </w:rPr>
        <w:t xml:space="preserve"> a existujú systémové predpoklady pre ambiciózne ciele do roku 2040. Slovensko si ale potrebuje udržať a rozvinúť silnú priemyselnú základňu založenú na pokročilej výrobe a princípoch obehového hospodárstva a v tomto smere je kľúčové prepojenie na stratégie a investície EÚ v oblasti konkurencieschopnosti.</w:t>
      </w:r>
      <w:hyperlink r:id="rId14" w:anchor="bookmark=kix.yukfedxcjag">
        <w:r>
          <w:rPr>
            <w:color w:val="1155CC"/>
            <w:highlight w:val="yellow"/>
            <w:u w:val="single"/>
            <w:vertAlign w:val="superscript"/>
          </w:rPr>
          <w:t>86</w:t>
        </w:r>
      </w:hyperlink>
      <w:r>
        <w:rPr>
          <w:highlight w:val="yellow"/>
        </w:rPr>
        <w:t xml:space="preserve"> </w:t>
      </w:r>
    </w:p>
    <w:p w14:paraId="33495DD3" w14:textId="77777777" w:rsidR="009C2DA3" w:rsidRDefault="009C2DA3" w:rsidP="009C2DA3">
      <w:pPr>
        <w:jc w:val="both"/>
        <w:rPr>
          <w:highlight w:val="yellow"/>
        </w:rPr>
      </w:pPr>
      <w:r>
        <w:rPr>
          <w:highlight w:val="yellow"/>
        </w:rPr>
        <w:t>Podľa Ústavy SR má každý právo na zdravé životné prostredie. Transformácia na udržateľnú a klimaticky odolnú krajinu musí byť preto sociálne a regionálne spravodlivá a využiť existujúci potenciál pre znižovanie regionálnych rozdielov, riešenie energetickej a dopravnej chudoby a pre zabezpečenie zdravého a bezpečného životného prostredia. Bude si vyžadovať stabilné viaczdrojové financovanie, zjednodušené implementačné mechanizmy a optimalizáciu plánovacích a investičných kompetencií v rámci centrálnej správy ako aj samospráv v území.</w:t>
      </w:r>
    </w:p>
    <w:p w14:paraId="20A144DE" w14:textId="77777777" w:rsidR="009C2DA3" w:rsidRDefault="009C2DA3" w:rsidP="009C2DA3">
      <w:pPr>
        <w:pStyle w:val="Nadpis2"/>
        <w:numPr>
          <w:ilvl w:val="0"/>
          <w:numId w:val="7"/>
        </w:numPr>
        <w:ind w:left="0" w:firstLine="0"/>
        <w:jc w:val="both"/>
      </w:pPr>
      <w:bookmarkStart w:id="16" w:name="_eo6mk6cbrqrh" w:colFirst="0" w:colLast="0"/>
      <w:bookmarkEnd w:id="16"/>
      <w:r>
        <w:lastRenderedPageBreak/>
        <w:t>Moderný štát</w:t>
      </w:r>
    </w:p>
    <w:p w14:paraId="65DBAAA0" w14:textId="77777777" w:rsidR="009C2DA3" w:rsidRDefault="009C2DA3" w:rsidP="009C2DA3">
      <w:pPr>
        <w:jc w:val="both"/>
      </w:pPr>
    </w:p>
    <w:p w14:paraId="372D9BE2" w14:textId="77777777" w:rsidR="009C2DA3" w:rsidRDefault="009C2DA3" w:rsidP="009C2DA3">
      <w:pPr>
        <w:jc w:val="both"/>
        <w:rPr>
          <w:color w:val="93C47D"/>
        </w:rPr>
      </w:pPr>
      <w:r>
        <w:rPr>
          <w:color w:val="93C47D"/>
        </w:rPr>
        <w:t>Slovensko netrpí nedostatkom dobrých nápadov, pilotných projektov ani čiastkových úspechov. Jeho slabinou je schopnosť meniť ich na trvalú spôsobilosť štátu. Úspešné riešenia často zostávajú izolované v jednotlivých projektoch, útvaroch alebo osobných sieťach a po skončení politickej, personálnej alebo európskej finančnej podpory sa nerozvíjajú ďalej. Štát tak opakovane začína odznova namiesto toho, aby sa učil, škáloval funkčné modely a budoval vlastné trvalé kapacity. Budovanie štátu je preto často formálne a nie obsahové. Sleduje síce literu predpisov a projektových míľnikov, no často stráca zo zreteľa účel, pre ktorý verejné inštitúcie vlastne vznikli a existujú. Slovensko preto dnes nepotrebuje efektívnejší štát v zmysle lacnejšieho štátu, ale lepšie usporiadaný, profesionálnejší a výkonnejší štát. Súčasná verejná správa postupne stráca inštitucionálnu pamäť, je príliš fragmentovaná, rezortne uzavretá a často orientovaná na formálne zabezpečenie agend namiesto merateľných výsledkov pre občana.</w:t>
      </w:r>
    </w:p>
    <w:p w14:paraId="6BC20C2F" w14:textId="77777777" w:rsidR="009C2DA3" w:rsidRDefault="009C2DA3" w:rsidP="009C2DA3">
      <w:pPr>
        <w:jc w:val="both"/>
        <w:rPr>
          <w:color w:val="93C47D"/>
        </w:rPr>
      </w:pPr>
      <w:r>
        <w:rPr>
          <w:color w:val="93C47D"/>
        </w:rPr>
        <w:t xml:space="preserve"> </w:t>
      </w:r>
    </w:p>
    <w:p w14:paraId="0E5A542C" w14:textId="77777777" w:rsidR="009C2DA3" w:rsidRDefault="009C2DA3" w:rsidP="009C2DA3">
      <w:pPr>
        <w:jc w:val="both"/>
        <w:rPr>
          <w:color w:val="93C47D"/>
        </w:rPr>
      </w:pPr>
      <w:r>
        <w:rPr>
          <w:color w:val="93C47D"/>
        </w:rPr>
        <w:t>Na lokálnej úrovni patrí Slovensko medzi najfragmentovanejšie krajiny v Európe. Takmer 3000 obcí, viac ako 1400 obcí s menej ako 10 zamestnancami a slabnúca politická súťaž v najmenších obciach ukazujú, že problémom nie sú len náklady, ale aj kapacita, zodpovednosť a schopnosť poskytovať kvalitné služby. Najmenšie obce spotrebujú na vlastnú prevádzku viac ako 55 % príjmov, kým krajské mestá mimo Bratislavy a Košíc menej ako 10 %. Výsledkom je nerovná kvalita verejných služieb a udržiavanie infraštruktúry namiesto doručovania výsledkov.</w:t>
      </w:r>
    </w:p>
    <w:p w14:paraId="3A5BE172" w14:textId="77777777" w:rsidR="009C2DA3" w:rsidRDefault="009C2DA3" w:rsidP="009C2DA3">
      <w:pPr>
        <w:jc w:val="both"/>
        <w:rPr>
          <w:color w:val="93C47D"/>
        </w:rPr>
      </w:pPr>
      <w:r>
        <w:rPr>
          <w:color w:val="93C47D"/>
        </w:rPr>
        <w:t xml:space="preserve"> </w:t>
      </w:r>
    </w:p>
    <w:p w14:paraId="71E49480" w14:textId="77777777" w:rsidR="009C2DA3" w:rsidRDefault="009C2DA3" w:rsidP="009C2DA3">
      <w:pPr>
        <w:jc w:val="both"/>
        <w:rPr>
          <w:color w:val="93C47D"/>
        </w:rPr>
      </w:pPr>
      <w:r>
        <w:rPr>
          <w:color w:val="93C47D"/>
        </w:rPr>
        <w:t>Na centrálnej úrovni štát oslabuje rezortizmus a absencia silného centra vládnutia. Ministerstvá a úrady často fungujú ako oddelené svety, čo bráni riešeniu prierezových problémov, koordinácii investícií a presadzovaniu reforiem založených na dátach. Prekryv kompetencií medzi štátom, samosprávnymi krajmi, obcami, mestami a mestskými časťami, ktorý mal slúžiť ochrane občana zároveň umožňuje prehadzovanie zodpovednosti a oslabuje schopnosť riadiť územný rozvoj.</w:t>
      </w:r>
    </w:p>
    <w:p w14:paraId="6921D447" w14:textId="77777777" w:rsidR="009C2DA3" w:rsidRDefault="009C2DA3" w:rsidP="009C2DA3">
      <w:pPr>
        <w:jc w:val="both"/>
        <w:rPr>
          <w:color w:val="93C47D"/>
        </w:rPr>
      </w:pPr>
      <w:r>
        <w:rPr>
          <w:color w:val="93C47D"/>
        </w:rPr>
        <w:t xml:space="preserve"> </w:t>
      </w:r>
    </w:p>
    <w:p w14:paraId="51D9A9A5" w14:textId="77777777" w:rsidR="009C2DA3" w:rsidRDefault="009C2DA3" w:rsidP="009C2DA3">
      <w:pPr>
        <w:jc w:val="both"/>
        <w:rPr>
          <w:color w:val="93C47D"/>
        </w:rPr>
      </w:pPr>
      <w:r>
        <w:rPr>
          <w:color w:val="93C47D"/>
        </w:rPr>
        <w:t>Digitalizácia verejnej správy zatiaľ často znamenala digitalizáciu existujúcej byrokracie, nie jej zjednodušenie. Vznikli izolované informačné systémy a dátové ostrovy, v ktorých si inštitúcie vymieňajú dokumenty namiesto dát. Občan a podnikateľ preto stále často vystupujú ako sprostredkovateľ medzi úradmi. Bez jednotnej dátovej politiky a kvalitných analytických kapacít štát nedokáže robiť predvídateľné a odborne podložené rozhodnutia.</w:t>
      </w:r>
    </w:p>
    <w:p w14:paraId="264DF077" w14:textId="77777777" w:rsidR="009C2DA3" w:rsidRDefault="009C2DA3" w:rsidP="009C2DA3">
      <w:pPr>
        <w:jc w:val="both"/>
        <w:rPr>
          <w:color w:val="93C47D"/>
        </w:rPr>
      </w:pPr>
      <w:r>
        <w:rPr>
          <w:color w:val="93C47D"/>
        </w:rPr>
        <w:t xml:space="preserve"> </w:t>
      </w:r>
    </w:p>
    <w:p w14:paraId="170ED0B0" w14:textId="77777777" w:rsidR="009C2DA3" w:rsidRDefault="009C2DA3" w:rsidP="009C2DA3">
      <w:pPr>
        <w:jc w:val="both"/>
        <w:rPr>
          <w:color w:val="93C47D"/>
        </w:rPr>
      </w:pPr>
      <w:r>
        <w:rPr>
          <w:color w:val="93C47D"/>
        </w:rPr>
        <w:t>Zefektívňovanie štátu bolo často zamieňané za plošné škrtanie pracovných pozícií. Takto lacný a personálne poddimenzovaný štát sa však v skutočnosti predražuje cez nekvalitné zákony, zlé investície, slabé verejné obstarávanie, častý nákup externých konzultačných služieb a nízku kvalitu verejných služieb. Hodnota za peniaze sa stala formálnou kontrolou na konci procesu, nie štandardom rozhodovania už pri príprave politík až po realizáciu investícií. Verejné obstarávanie sa stalo právnickou disciplínou, ktorá si procesnú správnosť cenní viac ako výslednú hodnotu pre občana.</w:t>
      </w:r>
    </w:p>
    <w:p w14:paraId="2E68A00B" w14:textId="77777777" w:rsidR="009C2DA3" w:rsidRDefault="009C2DA3" w:rsidP="009C2DA3">
      <w:pPr>
        <w:spacing w:before="240" w:after="240"/>
        <w:jc w:val="both"/>
        <w:rPr>
          <w:color w:val="93C47D"/>
        </w:rPr>
      </w:pPr>
      <w:r>
        <w:rPr>
          <w:color w:val="93C47D"/>
        </w:rPr>
        <w:lastRenderedPageBreak/>
        <w:t>Moderný štát nemá byť iba lacnejší štát, ale schopný štát. Jeho úlohou nie je robiť všetko, ale mať dostatočnú kapacitu plánovať a koordinovať, zapojiť trh a občiansku spoločnosť a spolu doručovať verejnú hodnotu tam, kde ju občan skutočne potrebuje, pracovať s dátami, vynucovať pravidlá a niesť zodpovednosť za výsledky. V tomto zmysle je reforma verejnej správy aj otázkou budovania štátu: posilňovania jeho profesionálneho jadra, inštitucionálnej pamäte a schopnosti konať naprieč rezortmi a volebnými cyklami.</w:t>
      </w:r>
    </w:p>
    <w:p w14:paraId="7ED090FF" w14:textId="77777777" w:rsidR="009C2DA3" w:rsidRDefault="009C2DA3" w:rsidP="009C2DA3">
      <w:pPr>
        <w:spacing w:before="240" w:after="240"/>
        <w:jc w:val="both"/>
        <w:rPr>
          <w:color w:val="93C47D"/>
        </w:rPr>
      </w:pPr>
      <w:r>
        <w:rPr>
          <w:color w:val="93C47D"/>
        </w:rPr>
        <w:t>Testom tejto schopnosti je skutočná bezpečnosť a odolnosť voči hybridným hrozbám. Tie zasahujú informačný priestor, kybernetickú bezpečnosť, kritickú infraštruktúru, dôveru v inštitúcie aj schopnosť štátu komunikovať v kríze. Oslabovanie analytických, monitorovacích a koordinačných kapacít v tejto oblasti preto nemožno chápať ako bežnú organizačnú zmenu, ale ako stratu štátnej spôsobilosti.</w:t>
      </w:r>
    </w:p>
    <w:p w14:paraId="22578006" w14:textId="77777777" w:rsidR="009C2DA3" w:rsidRDefault="009C2DA3" w:rsidP="009C2DA3">
      <w:pPr>
        <w:jc w:val="both"/>
      </w:pPr>
    </w:p>
    <w:p w14:paraId="11D7238D" w14:textId="77777777" w:rsidR="009C2DA3" w:rsidRDefault="009C2DA3" w:rsidP="009C2DA3">
      <w:pPr>
        <w:pStyle w:val="Nadpis1"/>
      </w:pPr>
      <w:bookmarkStart w:id="17" w:name="_dvg2u0nd99gp" w:colFirst="0" w:colLast="0"/>
      <w:bookmarkEnd w:id="17"/>
      <w:r>
        <w:rPr>
          <w:b/>
          <w:bCs/>
        </w:rPr>
        <w:t xml:space="preserve">Budúce trendy a scenáre vývoja do 2040: porozumenie rizikám a príležitostiam </w:t>
      </w:r>
    </w:p>
    <w:p w14:paraId="057B82A3" w14:textId="77777777" w:rsidR="009C2DA3" w:rsidRDefault="009C2DA3" w:rsidP="009C2DA3">
      <w:pPr>
        <w:jc w:val="both"/>
        <w:rPr>
          <w:i/>
          <w:iCs/>
        </w:rPr>
      </w:pPr>
      <w:r>
        <w:rPr>
          <w:i/>
          <w:iCs/>
        </w:rPr>
        <w:t>(Proces prípravy scenárov nie je ukončený a text v tejto kapitole je pracovnou verziou)</w:t>
      </w:r>
    </w:p>
    <w:p w14:paraId="6E4F5358" w14:textId="77777777" w:rsidR="009C2DA3" w:rsidRDefault="009C2DA3" w:rsidP="009C2DA3">
      <w:pPr>
        <w:jc w:val="both"/>
      </w:pPr>
    </w:p>
    <w:p w14:paraId="743D56A5" w14:textId="77777777" w:rsidR="009C2DA3" w:rsidRDefault="009C2DA3" w:rsidP="009C2DA3">
      <w:pPr>
        <w:jc w:val="both"/>
      </w:pPr>
      <w:r>
        <w:t xml:space="preserve">Cieľom scenárov alternatívnych budúcností je predstaviť si možné trajektórie a modelové verzie budúcnosti, ktoré odrážajú globálny kontext, regionálne riziká a príležitosti pre Slovensko. Opierajú sa o megatrendy, teda o celosvetové zmeny, ktoré dnes pretvárajú náš svet, ekonomiku aj spôsob, akým žijeme. Pri príprave scenárov staviame na deviatich globálnych megatrendoch, ktoré majú na rozvoj Slovenska najväčší vplyv. </w:t>
      </w:r>
    </w:p>
    <w:p w14:paraId="7031E58F" w14:textId="77777777" w:rsidR="009C2DA3" w:rsidRDefault="009C2DA3" w:rsidP="009C2DA3">
      <w:pPr>
        <w:jc w:val="both"/>
      </w:pPr>
      <w:r>
        <w:t xml:space="preserve"> </w:t>
      </w:r>
    </w:p>
    <w:p w14:paraId="45409543" w14:textId="77777777" w:rsidR="009C2DA3" w:rsidRDefault="009C2DA3" w:rsidP="009C2DA3">
      <w:pPr>
        <w:jc w:val="both"/>
        <w:rPr>
          <w:b/>
          <w:bCs/>
        </w:rPr>
      </w:pPr>
      <w:r>
        <w:rPr>
          <w:b/>
          <w:bCs/>
        </w:rPr>
        <w:t>Demografické zmeny</w:t>
      </w:r>
    </w:p>
    <w:p w14:paraId="59AAFDFC" w14:textId="77777777" w:rsidR="009C2DA3" w:rsidRDefault="009C2DA3" w:rsidP="009C2DA3">
      <w:pPr>
        <w:jc w:val="both"/>
      </w:pPr>
      <w:r>
        <w:t>Je takmer isté, že Európa a Slovensko budú mať v roku 2040 staršiu a menšiu populáciu. V najviac pozitívnom scenári bude mať Slovensko v roku 2040 5,3 mil. obyvateľov a menšie zastúpenie ľudí v produktívnom veku. Ak sa nezmení systém, štát vyberie menej daní z príjmu a menej sociálnych odvodov. Postupne sa zvýši tlak na iný daňový mix, ktorý musí byť menej založený na daniach z príjmu a viac na iných spôsoboch. Pracovná migrácia z iných krajín bude nevyhnutnosťou, avšak otvorí aj nutnosť aktívne integrovať zahraničných pracovníkov a ich rodiny. Z dôvodu vojenských konfliktov a zmeny klímy najmä mimo Európy sa otvoria riziká a príležitosti migrácie z týchto krajín.</w:t>
      </w:r>
    </w:p>
    <w:p w14:paraId="0FDE93CD" w14:textId="77777777" w:rsidR="009C2DA3" w:rsidRDefault="009C2DA3" w:rsidP="009C2DA3">
      <w:pPr>
        <w:jc w:val="both"/>
        <w:rPr>
          <w:color w:val="6AA84F"/>
        </w:rPr>
      </w:pPr>
    </w:p>
    <w:p w14:paraId="68D8DE7C" w14:textId="77777777" w:rsidR="009C2DA3" w:rsidRDefault="009C2DA3" w:rsidP="009C2DA3">
      <w:pPr>
        <w:jc w:val="both"/>
        <w:rPr>
          <w:b/>
          <w:bCs/>
        </w:rPr>
      </w:pPr>
      <w:r>
        <w:rPr>
          <w:b/>
          <w:bCs/>
        </w:rPr>
        <w:t>Urbanizácia a priestorové zmeny</w:t>
      </w:r>
    </w:p>
    <w:p w14:paraId="62DC3208" w14:textId="77777777" w:rsidR="009C2DA3" w:rsidRDefault="009C2DA3" w:rsidP="009C2DA3">
      <w:pPr>
        <w:jc w:val="both"/>
      </w:pPr>
      <w:r>
        <w:t xml:space="preserve">Na základe demografických prognóz Slovensko zažije rast miest, tlak na infraštruktúru a krajinu. Aglomerácia Bratislava a súmestie Košice - Prešov narastú. V týchto lokalitách bude veľký dopyt po bývaní a službách pre rodiny a hrozí v nich neefektívna suburbanizácia. Mnohé územia, najmä na východe a juhu Slovenska, budú čeliť pokračujúcemu vyľudňovaniu, starnutiu populácie a oslabovaniu ekonomickej aktivity. To bude mať negatívne dopady na dostupnosť služieb, udržateľnosť verejnej infraštruktúry a kvalitu života v týchto regiónoch. </w:t>
      </w:r>
      <w:r>
        <w:lastRenderedPageBreak/>
        <w:t xml:space="preserve">Tieto lokality budú mať navyše viac starších ľudí. Slovensko bude nútené hľadať spôsoby, ako doručovať služby inovatívnymi spôsobmi a využívať existujúcu infraštruktúru na nové účely. </w:t>
      </w:r>
    </w:p>
    <w:p w14:paraId="347847D4" w14:textId="77777777" w:rsidR="009C2DA3" w:rsidRDefault="009C2DA3" w:rsidP="009C2DA3">
      <w:pPr>
        <w:jc w:val="both"/>
      </w:pPr>
    </w:p>
    <w:p w14:paraId="05687193" w14:textId="77777777" w:rsidR="009C2DA3" w:rsidRDefault="009C2DA3" w:rsidP="009C2DA3">
      <w:pPr>
        <w:jc w:val="both"/>
        <w:rPr>
          <w:b/>
          <w:bCs/>
        </w:rPr>
      </w:pPr>
      <w:r>
        <w:rPr>
          <w:b/>
          <w:bCs/>
        </w:rPr>
        <w:t>Zmena globálnej ekonomickej moci</w:t>
      </w:r>
    </w:p>
    <w:p w14:paraId="12D9DAEA" w14:textId="77777777" w:rsidR="009C2DA3" w:rsidRDefault="009C2DA3" w:rsidP="009C2DA3">
      <w:pPr>
        <w:jc w:val="both"/>
      </w:pPr>
      <w:r>
        <w:t xml:space="preserve">Súčasný globálny poriadok postavený na pravidlách a spolupráci sa v posledných rokoch zmenil. Nastavenie síl vytvára svet s viacerými centrami vplyvu a so vzťahmi postavenými na sile, obchodných konfliktoch a bezpečnostných hrozbách namiesto spolupráce. Na globálnej úrovni sa presúva ťažisko moci a ekonomické epicentrum do Ázie, čo ovplyvní medzinárodné vzťahy. Vytvára sa svet s viacerými centrami vplyvu a spôsobmi spolupráce. Stúpa riziko závislosti na zahraničných technológiách a ekonomickej stagnácie. Európska únia ako kľúčový ekonomický, spoločenský a bezpečnostný priestor pre Slovensko má pred sebou výzvu, ako udržať svoje hodnoty, upratať svoje spojenectvá a najmä výrazne zrýchliť efektivitu a inovatívnosť svojej ekonomiky. </w:t>
      </w:r>
    </w:p>
    <w:p w14:paraId="4AAFF390" w14:textId="77777777" w:rsidR="009C2DA3" w:rsidRDefault="009C2DA3" w:rsidP="009C2DA3">
      <w:pPr>
        <w:jc w:val="both"/>
        <w:rPr>
          <w:color w:val="6AA84F"/>
        </w:rPr>
      </w:pPr>
    </w:p>
    <w:p w14:paraId="5B1FA9C3" w14:textId="77777777" w:rsidR="009C2DA3" w:rsidRDefault="009C2DA3" w:rsidP="009C2DA3">
      <w:pPr>
        <w:jc w:val="both"/>
        <w:rPr>
          <w:b/>
          <w:bCs/>
        </w:rPr>
      </w:pPr>
      <w:r>
        <w:rPr>
          <w:b/>
          <w:bCs/>
        </w:rPr>
        <w:t>Zrýchlená technologická zmena</w:t>
      </w:r>
    </w:p>
    <w:p w14:paraId="68C07E7F" w14:textId="77777777" w:rsidR="009C2DA3" w:rsidRDefault="009C2DA3" w:rsidP="009C2DA3">
      <w:pPr>
        <w:jc w:val="both"/>
      </w:pPr>
      <w:r>
        <w:t xml:space="preserve">Digitalizácia, umelá inteligencia, bio- a nanotechnológie zásadne zmenia trh práce a spôsob života. Svet prechádza novou priemyselnou revolúciou. Pracovný trh v oblasti vývoja  produktov by sa mohol zmeniť z robotníckeho na dizajnérsky. Veľa pracovných príležitostí však vznikne aj v oblastiach čisto nedigitálnych, ako je starostlivosť o starých a chorých ľudí. Umelá inteligencia, robotika a iné technológie môžu byť nástrojmi na zvýšenie kvality života, riešenie doteraz neriešiteľných výziev a nájdenie súladu človeka a krajiny ako podmienky pre budúcu prosperitu. Na jednu stranu majú potenciál otvoriť dvere Keynesovmu 15-hodinovému pracovnému týždňu s výrazne vyšším časom na záľuby a komunitný život. Ak však budú nesprávne nastavené, môžu spôsobiť masovú nezamestnanosť. Pri nedostatočnej regulácii a disciplíne pri vývoji umelej inteligencie hrozí riziko straty kontroly nad autonómnymi systémami, ktoré nemusia vždy sledovať ľudské záujmy. </w:t>
      </w:r>
    </w:p>
    <w:p w14:paraId="3BC1B41D" w14:textId="77777777" w:rsidR="009C2DA3" w:rsidRDefault="009C2DA3" w:rsidP="009C2DA3">
      <w:pPr>
        <w:jc w:val="both"/>
        <w:rPr>
          <w:color w:val="6AA84F"/>
        </w:rPr>
      </w:pPr>
    </w:p>
    <w:p w14:paraId="11279E8B" w14:textId="77777777" w:rsidR="009C2DA3" w:rsidRDefault="009C2DA3" w:rsidP="009C2DA3">
      <w:pPr>
        <w:jc w:val="both"/>
        <w:rPr>
          <w:b/>
          <w:bCs/>
        </w:rPr>
      </w:pPr>
      <w:r>
        <w:rPr>
          <w:b/>
          <w:bCs/>
        </w:rPr>
        <w:t>Zintenzívnenie globálnej konkurencie o zdroje</w:t>
      </w:r>
    </w:p>
    <w:p w14:paraId="37FA0473" w14:textId="77777777" w:rsidR="009C2DA3" w:rsidRDefault="009C2DA3" w:rsidP="009C2DA3">
      <w:pPr>
        <w:jc w:val="both"/>
      </w:pPr>
      <w:r>
        <w:t xml:space="preserve">Energia predstavuje kľúčový rozvojový faktor, bez ktorého nemôžu efektívne fungovať ani odvetvia novej priemyselnej revolúcie, ktoré sú extrémne náročné na výpočtové kapacity.  Zároveň čoraz častejšie narážame na nedostatok vody a rastúcu rivalitu o prírodné suroviny. Ohrozenie dodávateľských reťazcov kľúčových materiálov i fosílnych palív vytvorí tlak na znižovanie spotreby. Otvoria sa príležitosti na recykláciu vzácnych kovov potrebných pre modernú digitálnu infraštruktúru, posilnenie elektrifikácie a rozvoj lokálnej jadrovej energetiky. </w:t>
      </w:r>
    </w:p>
    <w:p w14:paraId="0D899456" w14:textId="77777777" w:rsidR="009C2DA3" w:rsidRDefault="009C2DA3" w:rsidP="009C2DA3">
      <w:pPr>
        <w:jc w:val="both"/>
        <w:rPr>
          <w:color w:val="6AA84F"/>
        </w:rPr>
      </w:pPr>
    </w:p>
    <w:p w14:paraId="720C5193" w14:textId="77777777" w:rsidR="009C2DA3" w:rsidRDefault="009C2DA3" w:rsidP="009C2DA3">
      <w:pPr>
        <w:jc w:val="both"/>
        <w:rPr>
          <w:b/>
          <w:bCs/>
        </w:rPr>
      </w:pPr>
      <w:r>
        <w:rPr>
          <w:b/>
          <w:bCs/>
        </w:rPr>
        <w:t>Zmena klímy</w:t>
      </w:r>
    </w:p>
    <w:p w14:paraId="5DA2664B" w14:textId="77777777" w:rsidR="009C2DA3" w:rsidRDefault="009C2DA3" w:rsidP="009C2DA3">
      <w:pPr>
        <w:jc w:val="both"/>
      </w:pPr>
      <w:r>
        <w:t xml:space="preserve">Klimatické projekcie naznačujú, že do rokov 2071–2100 sa ročná priemerná teplota pre vybrané mestá na Slovensku zvýši o približne 1,2 až 3,4 °C (v porovnaní s referenčným obdobím 1991–2020). Okrem toho sa do konca storočia predpokladá nárast vĺn horúčav a frekvencie dní s maximálnymi teplotami presahujúcimi 30 °C. Táto zmena sa spojí s rastúcimi rizikami, extrémami počasia a vytvorí tlak na (proaktívnu) adaptáciu. Zvýšenie teploty bude mať dopady na poľnohospodársku produkciu, dostupnosť vody a častejšie extrémy počasia. Dopad zmeny klímy nie je len environmentálny, má zásadný vplyv aj na kvalitu života a zdravie. Medzi najohrozenejšie skupiny patria práve starší ľudia, pre ktorých sú extrémne </w:t>
      </w:r>
      <w:r>
        <w:lastRenderedPageBreak/>
        <w:t xml:space="preserve">horúčavy často život ohrozujúce. Zmena klímy prinesie do nášho regiónu nové ochorenia, ktoré prichádzajú spolu s rastúcou teplotou územia. </w:t>
      </w:r>
    </w:p>
    <w:p w14:paraId="3A3B28AF" w14:textId="77777777" w:rsidR="009C2DA3" w:rsidRDefault="009C2DA3" w:rsidP="009C2DA3">
      <w:pPr>
        <w:jc w:val="both"/>
        <w:rPr>
          <w:color w:val="6AA84F"/>
        </w:rPr>
      </w:pPr>
    </w:p>
    <w:p w14:paraId="0A948876" w14:textId="77777777" w:rsidR="009C2DA3" w:rsidRDefault="009C2DA3" w:rsidP="009C2DA3">
      <w:pPr>
        <w:jc w:val="both"/>
        <w:rPr>
          <w:b/>
          <w:bCs/>
        </w:rPr>
      </w:pPr>
      <w:r>
        <w:rPr>
          <w:b/>
          <w:bCs/>
        </w:rPr>
        <w:t>Zhoršovanie stavu ekosystémov a biodiverzity</w:t>
      </w:r>
    </w:p>
    <w:p w14:paraId="7F43C3E5" w14:textId="77777777" w:rsidR="009C2DA3" w:rsidRDefault="009C2DA3" w:rsidP="009C2DA3">
      <w:pPr>
        <w:jc w:val="both"/>
      </w:pPr>
      <w:r>
        <w:t xml:space="preserve">Očakáva sa ďalšia degradácia prírodného kapitálu, napríklad znečistením mikroplastmi, pesticídmi a priemyselnými chemikáliami, stratou opeľovačov, alebo degradáciou mokradí, čo dlhodobo ohrozuje zdravie ľudí, živočíchov a rastlín a predstavuje riziko pre potravinovú bezpečnosť Slovenska, vrátane dostatku kvalitnej vody pre potreby obyvateľov aj hospodárstva. </w:t>
      </w:r>
    </w:p>
    <w:p w14:paraId="65BF2EC3" w14:textId="77777777" w:rsidR="009C2DA3" w:rsidRDefault="009C2DA3" w:rsidP="009C2DA3">
      <w:pPr>
        <w:jc w:val="both"/>
        <w:rPr>
          <w:color w:val="6AA84F"/>
        </w:rPr>
      </w:pPr>
    </w:p>
    <w:p w14:paraId="7271D15E" w14:textId="77777777" w:rsidR="009C2DA3" w:rsidRDefault="009C2DA3" w:rsidP="009C2DA3">
      <w:pPr>
        <w:jc w:val="both"/>
        <w:rPr>
          <w:b/>
          <w:bCs/>
        </w:rPr>
      </w:pPr>
      <w:r>
        <w:rPr>
          <w:b/>
          <w:bCs/>
        </w:rPr>
        <w:t>Fragmentácia súdržnosti</w:t>
      </w:r>
    </w:p>
    <w:p w14:paraId="1379FDE2" w14:textId="77777777" w:rsidR="009C2DA3" w:rsidRDefault="009C2DA3" w:rsidP="009C2DA3">
      <w:pPr>
        <w:jc w:val="both"/>
      </w:pPr>
      <w:r>
        <w:t xml:space="preserve">Sociálne, regionálne, globálne trendy budú čoraz viac podnecovať politické pnutia, výraznú neistotu a riziká kríz. Sociálna súdržnosť je kľúčovým aspektom prežitia krajiny, zdieľania spoločnej minulosti a rozhodnutia budovať spoločnú budúcnosť. Jej mieru však ovplyvňuje úroveň politickej kultúry, algoritmy sociálnych sietí a aj schopnosť krajiny odolávať rôznym radikalizačným vplyvom. Spoločnosť tak môže čeliť systémovej paralýze. Ak sa medzi ľuďmi stráca súdržnosť, schopnosť štátu presadiť potrebné systémové reformy bude výrazne obmedzená. </w:t>
      </w:r>
    </w:p>
    <w:p w14:paraId="4A0D8EF5" w14:textId="77777777" w:rsidR="009C2DA3" w:rsidRDefault="009C2DA3" w:rsidP="009C2DA3">
      <w:pPr>
        <w:jc w:val="both"/>
        <w:rPr>
          <w:color w:val="6AA84F"/>
        </w:rPr>
      </w:pPr>
    </w:p>
    <w:p w14:paraId="05322E44" w14:textId="77777777" w:rsidR="009C2DA3" w:rsidRDefault="009C2DA3" w:rsidP="009C2DA3">
      <w:pPr>
        <w:jc w:val="both"/>
        <w:rPr>
          <w:b/>
          <w:bCs/>
        </w:rPr>
      </w:pPr>
      <w:r>
        <w:rPr>
          <w:b/>
          <w:bCs/>
        </w:rPr>
        <w:t>Zmeny v riadení a geopolitike</w:t>
      </w:r>
    </w:p>
    <w:p w14:paraId="71259156" w14:textId="77777777" w:rsidR="009C2DA3" w:rsidRDefault="009C2DA3" w:rsidP="009C2DA3">
      <w:pPr>
        <w:jc w:val="both"/>
      </w:pPr>
      <w:r>
        <w:t xml:space="preserve">Slabnúca medzinárodná spolupráca, roztrieštenie existujúcich spojenectiev a nové hybridné hrozby môžu pre Slovensko a ostatné krajiny znamenať nutnosť hľadať nové spôsoby spolupráce v rámci týchto spoločenstiev. Možná cesta je zmena trajektórie od stabilizovanej európskej spolupráce k scenárom väčšej fragmentácie, spojenectiev menších celkov na pôde EÚ v oblastiach, ktoré ich spájajú, ale aj silné prepojenie všetkých vo vybraných oblastiach, napríklad v obrany a častí ekonomickej agendy. EÚ môže byť menej alebo viac schopná koordinovať spoločné riešenia. </w:t>
      </w:r>
    </w:p>
    <w:p w14:paraId="494577A5" w14:textId="77777777" w:rsidR="009C2DA3" w:rsidRDefault="009C2DA3" w:rsidP="009C2DA3">
      <w:pPr>
        <w:jc w:val="both"/>
        <w:rPr>
          <w:color w:val="6AA84F"/>
        </w:rPr>
      </w:pPr>
    </w:p>
    <w:p w14:paraId="090BC1E5" w14:textId="77777777" w:rsidR="009C2DA3" w:rsidRDefault="009C2DA3" w:rsidP="009C2DA3">
      <w:pPr>
        <w:jc w:val="both"/>
        <w:rPr>
          <w:b/>
          <w:bCs/>
        </w:rPr>
      </w:pPr>
      <w:r>
        <w:rPr>
          <w:b/>
          <w:bCs/>
        </w:rPr>
        <w:t>Potenciálna rola šokov</w:t>
      </w:r>
    </w:p>
    <w:p w14:paraId="231A3693" w14:textId="77777777" w:rsidR="009C2DA3" w:rsidRDefault="009C2DA3" w:rsidP="009C2DA3">
      <w:pPr>
        <w:jc w:val="both"/>
      </w:pPr>
      <w:r>
        <w:t>Okrem megatrendov môže Slovensko čeliť aj viacerým nečakaným, náhlym zmenám. Nedostatok vody v iných častiach sveta môže vyvolať nekontrolovanú migráciu, ktorá zahltí sociálny systém a prehĺbi spoločenské nepokoje. Ďalšia globálna pandémia, na ktorú nemusí existovať okamžitá liečba či vakcína, predstavuje trvalú neznámu. Vojny, prírodné katastrofy alebo zvraty v ekonomických spojenectvách môžu vyvolať medzinárodnú recesiu, z ktorej sa naše exportne orientované hospodárstvo bude len ťažko spamätávať. Zmeny v Európskej únii či strata konkurencieschopnosti jej členských štátov môžu navyše výrazne obmedziť prístup Slovenska ku koheznym fondom.</w:t>
      </w:r>
    </w:p>
    <w:p w14:paraId="3FAC6AB6" w14:textId="77777777" w:rsidR="009C2DA3" w:rsidRDefault="009C2DA3" w:rsidP="009C2DA3">
      <w:pPr>
        <w:spacing w:before="240" w:after="240"/>
        <w:jc w:val="both"/>
      </w:pPr>
      <w:r>
        <w:t xml:space="preserve">Extrémne suchá nemusia zničiť len úrodu, ale môžu spôsobiť nezvratné škody na ekosystémoch s dlhoročnou obnovou. Technologický pokrok môže byť pre spoločnosť natoľko skokový, že naruší stabilitu trhu práce a sociálneho zabezpečenia – najmä ak masívne nasadenie umelej inteligencie a robotiky pripraví v krátkom čase veľké skupiny obyvateľov o prácu. Nebezpečenstvo predstavujú aj kybernetické či fyzické útoky, ktoré môžu paralyzovať krajinu a vyvolať bezpečnostnú krízu. V neposlednom rade hybridné hrozby systematicky </w:t>
      </w:r>
      <w:r>
        <w:lastRenderedPageBreak/>
        <w:t>nahlodávajú dôveru mladej generácie v demokratické inštitúcie, čím oslabujú súdržnosť celej spoločnosti.</w:t>
      </w:r>
    </w:p>
    <w:p w14:paraId="5486A2A1" w14:textId="77777777" w:rsidR="009C2DA3" w:rsidRDefault="009C2DA3" w:rsidP="009C2DA3">
      <w:pPr>
        <w:jc w:val="both"/>
        <w:rPr>
          <w:b/>
          <w:bCs/>
        </w:rPr>
      </w:pPr>
      <w:r>
        <w:rPr>
          <w:b/>
          <w:bCs/>
        </w:rPr>
        <w:t xml:space="preserve">Scenáre budúcnosti </w:t>
      </w:r>
    </w:p>
    <w:p w14:paraId="4C19E483" w14:textId="77777777" w:rsidR="009C2DA3" w:rsidRDefault="009C2DA3" w:rsidP="009C2DA3">
      <w:pPr>
        <w:jc w:val="both"/>
      </w:pPr>
      <w:r>
        <w:t xml:space="preserve">Existuje nekonečný počet kombinácií vývoja, potenciálnych kríz a viac alebo menej pravdepodobných faktorov, ktoré môžu vstúpiť do hry. V tomto kontexte predstavujú štyri scenáre modelové situácie pripravené na základe analýz a participatívnych prístupov, ktoré majú ilustrovať hraničné možnosti, pričom vývoj bude s najväčšou pravdepodobnosťou kombinovať elementy každého z nich.  </w:t>
      </w:r>
    </w:p>
    <w:p w14:paraId="18605041" w14:textId="77777777" w:rsidR="009C2DA3" w:rsidRDefault="009C2DA3" w:rsidP="009C2DA3">
      <w:pPr>
        <w:jc w:val="both"/>
      </w:pPr>
    </w:p>
    <w:p w14:paraId="41F39F36" w14:textId="77777777" w:rsidR="009C2DA3" w:rsidRDefault="009C2DA3" w:rsidP="009C2DA3">
      <w:pPr>
        <w:jc w:val="both"/>
      </w:pPr>
      <w:r>
        <w:t>Žiadny z týchto scenárov nie je presným budúcim príbehom Slovenska. Cieľom nie je predpoveď ani vymenovanie všetkých možných šokov, ale zamyslenie sa nad pripravenosťou krajiny a spôsobmi adaptácie na svetové megatrendy. Slovensko sa musí poistiť na súbeh viacerých kríz. Proaktívna krajina pozná svoje riziká a príležitosti, vie čeliť komplexným výzvam a patriť medzi prvých, ktorí z nich dokážu vytvoriť hodnotu pre svojich obyvateľov.</w:t>
      </w:r>
    </w:p>
    <w:p w14:paraId="3A2FAD0A" w14:textId="77777777" w:rsidR="009C2DA3" w:rsidRDefault="009C2DA3" w:rsidP="009C2DA3">
      <w:pPr>
        <w:jc w:val="both"/>
        <w:rPr>
          <w:color w:val="6AA84F"/>
        </w:rPr>
      </w:pPr>
    </w:p>
    <w:p w14:paraId="520E2AFA" w14:textId="77777777" w:rsidR="009C2DA3" w:rsidRDefault="009C2DA3" w:rsidP="009C2DA3">
      <w:pPr>
        <w:rPr>
          <w:b/>
          <w:bCs/>
          <w:color w:val="6AA84F"/>
        </w:rPr>
      </w:pPr>
    </w:p>
    <w:p w14:paraId="0493AA91" w14:textId="77777777" w:rsidR="009C2DA3" w:rsidRDefault="009C2DA3" w:rsidP="009C2DA3">
      <w:pPr>
        <w:rPr>
          <w:color w:val="6AA84F"/>
        </w:rPr>
      </w:pPr>
      <w:r>
        <w:rPr>
          <w:b/>
          <w:bCs/>
          <w:color w:val="6AA84F"/>
        </w:rPr>
        <w:t>Scenár 1 - Kumulácia kríz: Silne negatívny vývoj a limitované reakcie</w:t>
      </w:r>
    </w:p>
    <w:p w14:paraId="300325D0" w14:textId="77777777" w:rsidR="009C2DA3" w:rsidRDefault="009C2DA3" w:rsidP="009C2DA3">
      <w:pPr>
        <w:spacing w:before="240" w:after="240"/>
        <w:jc w:val="both"/>
        <w:rPr>
          <w:i/>
          <w:iCs/>
          <w:color w:val="6AA84F"/>
        </w:rPr>
      </w:pPr>
      <w:r>
        <w:rPr>
          <w:i/>
          <w:iCs/>
          <w:color w:val="6AA84F"/>
        </w:rPr>
        <w:t xml:space="preserve">Predpokladaný vývoj scenára: Trajektória kumulovaných geopolitických, klimatických, technologických a ekonomických kríz postupne oslabuje schopnosť štátu efektívne reagovať na nové výzvy. Slovensko smeruje ku ekonomickému a sociálnemu kolapsu. </w:t>
      </w:r>
    </w:p>
    <w:p w14:paraId="03CE6BB1" w14:textId="77777777" w:rsidR="009C2DA3" w:rsidRDefault="009C2DA3" w:rsidP="009C2DA3">
      <w:pPr>
        <w:spacing w:before="240" w:after="240"/>
        <w:jc w:val="both"/>
        <w:rPr>
          <w:color w:val="6AA84F"/>
        </w:rPr>
      </w:pPr>
      <w:r>
        <w:rPr>
          <w:color w:val="6AA84F"/>
        </w:rPr>
        <w:t xml:space="preserve">Globálny systém postavený na pravidlách a spolupráci je silne narušený. Konfrontácia výrazne obmedzuje medzinárodný obchod, ekonomickú spoluprácu a investície. Svetová ekonomika sa fragmentuje a vznikajú bloky krajín ktoré presadzujú vlastné politické, technologické a obchodné pravidlá, sprevádzané rozsiahlymi tarifami a ideologickými obmedzeniami. Táto situácia ohrozuje malú proexportne orientovanú ekonomiku akou je Slovensko a oslabuje jej schopnosť využívať existujúce a nachádzať nové trhy, čo vedie k recesii a stagflácii. </w:t>
      </w:r>
    </w:p>
    <w:p w14:paraId="21061196" w14:textId="77777777" w:rsidR="009C2DA3" w:rsidRDefault="009C2DA3" w:rsidP="009C2DA3">
      <w:pPr>
        <w:spacing w:before="240" w:after="240"/>
        <w:jc w:val="both"/>
        <w:rPr>
          <w:color w:val="6AA84F"/>
        </w:rPr>
      </w:pPr>
      <w:r>
        <w:rPr>
          <w:color w:val="6AA84F"/>
        </w:rPr>
        <w:t>Zmena klímy globálne prerastá do klimatickej krízy a ohrozuje najzraniteľnejšie krajiny juhu a ich obyvateľov. Spúšťa to nekontrolovateľnú migráciu a tlak na európske krajiny prijať veľké množstvo ľudí. Veľká migračná vlna generuje silné sociálne napätie. Jej rozsah, ale aj  kultúrna a sociálna nepripravenosť neumožní integráciu cudzincov. Neadekvátna adaptácia na zmena klímy zároveň na Slovensku ohrozuje schopnosť poľnohospodárstva produkovať kvalitné a zdravé potraviny, znižuje kvalitu zastaranej verejnej infraštruktúry, negatívne vplýva na verejné zdravie a životné prostredie.</w:t>
      </w:r>
    </w:p>
    <w:p w14:paraId="00DD6862" w14:textId="77777777" w:rsidR="009C2DA3" w:rsidRDefault="009C2DA3" w:rsidP="009C2DA3">
      <w:pPr>
        <w:spacing w:before="240" w:after="240"/>
        <w:jc w:val="both"/>
        <w:rPr>
          <w:color w:val="6AA84F"/>
        </w:rPr>
      </w:pPr>
      <w:r>
        <w:rPr>
          <w:color w:val="6AA84F"/>
        </w:rPr>
        <w:t xml:space="preserve">Technologická dominancia USA a Číny v oblastiach umelej inteligencie a tzv. “cloudového kapitálu”, teda kapitálu viazaného na dátovú a výpočtovú infraštruktúru, vedie k odkázanosti na najnovšie technológie a akceptovanie ich pravidiel. Deregulácia v EÚ úrovni zníži ochranu spotrebiteľov. V nestabilnom svete rastie tlak na zbrojné náklady a vojenské využitie nových technológií. Technologická závislosť a náklady na nové technológie obmedzujú schopnosť podnikov prinášať nové riešenia a prechádzať na odvetvia s vyššou pridanou hodnotou. Pokračuje trend výroby s nízkou pridanou hodnotou. Ohrozenie prichádza aj na úrovni </w:t>
      </w:r>
      <w:r>
        <w:rPr>
          <w:color w:val="6AA84F"/>
        </w:rPr>
        <w:lastRenderedPageBreak/>
        <w:t>kybernetickej bezpečnosti, či spoločenskej súdržnosti vrátane vplyvu dezinformácií na jednotlivcov a demokratické zriadenie.</w:t>
      </w:r>
    </w:p>
    <w:p w14:paraId="48FA369E" w14:textId="77777777" w:rsidR="009C2DA3" w:rsidRDefault="009C2DA3" w:rsidP="009C2DA3">
      <w:pPr>
        <w:spacing w:before="240" w:after="240"/>
        <w:jc w:val="both"/>
        <w:rPr>
          <w:color w:val="6AA84F"/>
        </w:rPr>
      </w:pPr>
      <w:r>
        <w:rPr>
          <w:color w:val="6AA84F"/>
        </w:rPr>
        <w:t>Oslabenie európskych ekonomík, tradičných odbytových trhov a technologické zaostávanie vedie k odlivu firiem, kapitálu a pracovnej sily. Slabnúca Európska únia nedokáže generovať zdroje na vedu a výskum, nové technológie a podporu kohézie medzi krajinami. To má za následok prudký pokles dostupných financií vo verejnom rozpočte a schopnosť štátu udržiavať chod krajiny.</w:t>
      </w:r>
    </w:p>
    <w:p w14:paraId="420E1C06" w14:textId="77777777" w:rsidR="009C2DA3" w:rsidRDefault="009C2DA3" w:rsidP="009C2DA3">
      <w:pPr>
        <w:spacing w:before="240" w:after="240"/>
        <w:jc w:val="both"/>
        <w:rPr>
          <w:color w:val="6AA84F"/>
        </w:rPr>
      </w:pPr>
      <w:r>
        <w:rPr>
          <w:color w:val="6AA84F"/>
        </w:rPr>
        <w:t>Všetky tieto efekty kulminujú do rastúcich sociálnych nerovností, sociálnych konfliktov a oslabenia demokratických procesov. Dochádza k výraznému nárastu rozdielov medzi prosperujúcimi centrami a periférnymi regiónmi. Rastúce nerovnosti ovplyvňujú dostupnosť služieb a zdravotnej starostlivosti, ktoré sú založené na princípoch voľného trhu. Slabnúca stredná trieda a nárast počtu ľudí v hmotnej núdzi akcelerujú spoločenskú polarizáciu a nové formy sociálneho vylúčenia a napätia.</w:t>
      </w:r>
    </w:p>
    <w:p w14:paraId="3255E234" w14:textId="77777777" w:rsidR="009C2DA3" w:rsidRDefault="009C2DA3" w:rsidP="009C2DA3">
      <w:pPr>
        <w:spacing w:before="240" w:after="240"/>
        <w:jc w:val="both"/>
        <w:rPr>
          <w:color w:val="6AA84F"/>
        </w:rPr>
      </w:pPr>
      <w:r>
        <w:rPr>
          <w:color w:val="6AA84F"/>
        </w:rPr>
        <w:t>Štát nie je schopný zabezpečiť obranu a odolať kybernetickým a hybridným hrozbám. V prípade nových šokov a hrozieb nie je krajina schopná efektívne reagovať, chrániť zdravie obyvateľstva a poskytovať základné služby.</w:t>
      </w:r>
    </w:p>
    <w:p w14:paraId="23D3BE6F" w14:textId="77777777" w:rsidR="009C2DA3" w:rsidRDefault="009C2DA3" w:rsidP="009C2DA3">
      <w:pPr>
        <w:jc w:val="both"/>
        <w:rPr>
          <w:b/>
          <w:bCs/>
          <w:color w:val="6AA84F"/>
        </w:rPr>
      </w:pPr>
    </w:p>
    <w:p w14:paraId="0D3D5E20" w14:textId="77777777" w:rsidR="009C2DA3" w:rsidRDefault="009C2DA3" w:rsidP="009C2DA3">
      <w:pPr>
        <w:jc w:val="both"/>
        <w:rPr>
          <w:b/>
          <w:bCs/>
          <w:color w:val="6AA84F"/>
        </w:rPr>
      </w:pPr>
    </w:p>
    <w:p w14:paraId="0650B524" w14:textId="77777777" w:rsidR="009C2DA3" w:rsidRDefault="009C2DA3" w:rsidP="009C2DA3">
      <w:pPr>
        <w:jc w:val="both"/>
        <w:rPr>
          <w:color w:val="6AA84F"/>
        </w:rPr>
      </w:pPr>
      <w:r>
        <w:rPr>
          <w:b/>
          <w:bCs/>
          <w:color w:val="6AA84F"/>
        </w:rPr>
        <w:t>Scenár 2 - Relatívny úspech v ťažkej dobe: Negatívny vývoj vo svete a využitie limitovaných príležitostí</w:t>
      </w:r>
    </w:p>
    <w:p w14:paraId="6141CC71" w14:textId="77777777" w:rsidR="009C2DA3" w:rsidRDefault="009C2DA3" w:rsidP="009C2DA3">
      <w:pPr>
        <w:spacing w:before="240" w:after="240"/>
        <w:jc w:val="both"/>
        <w:rPr>
          <w:i/>
          <w:iCs/>
          <w:color w:val="6AA84F"/>
        </w:rPr>
      </w:pPr>
      <w:r>
        <w:rPr>
          <w:i/>
          <w:iCs/>
          <w:color w:val="6AA84F"/>
        </w:rPr>
        <w:t>Predpokladaný vývoj scenára: Trajektória kumulovaných kríz je negatívna,  ale Slovensko si napriek tomu udržiava základnú funkčnosť a stabilitu</w:t>
      </w:r>
      <w:ins w:id="18" w:author="Barbora Belovická" w:date="2026-04-29T09:06:00Z">
        <w:r>
          <w:rPr>
            <w:i/>
            <w:iCs/>
            <w:color w:val="6AA84F"/>
          </w:rPr>
          <w:t xml:space="preserve">. V nepriaznivom externom prostredí dokáže využívať dostupné príležitosti, aktívne zmierňovať dopady kríz a zachovať základnú úroveň kvality života, </w:t>
        </w:r>
      </w:ins>
      <w:del w:id="19" w:author="Barbora Belovická" w:date="2026-04-29T09:06:00Z">
        <w:r>
          <w:rPr>
            <w:i/>
            <w:iCs/>
            <w:color w:val="6AA84F"/>
          </w:rPr>
          <w:delText>,</w:delText>
        </w:r>
      </w:del>
      <w:r>
        <w:rPr>
          <w:i/>
          <w:iCs/>
          <w:color w:val="6AA84F"/>
        </w:rPr>
        <w:t xml:space="preserve"> hoci za cenu </w:t>
      </w:r>
      <w:ins w:id="20" w:author="Barbora Belovická" w:date="2026-04-29T09:07:00Z">
        <w:r>
          <w:rPr>
            <w:i/>
            <w:iCs/>
            <w:color w:val="6AA84F"/>
          </w:rPr>
          <w:t xml:space="preserve">prevládajúcej </w:t>
        </w:r>
      </w:ins>
      <w:r>
        <w:rPr>
          <w:i/>
          <w:iCs/>
          <w:color w:val="6AA84F"/>
        </w:rPr>
        <w:t>výroby s nižšou pridanou hodnoto</w:t>
      </w:r>
      <w:ins w:id="21" w:author="Barbora Belovická" w:date="2026-04-29T09:16:00Z">
        <w:r>
          <w:rPr>
            <w:i/>
            <w:iCs/>
            <w:color w:val="6AA84F"/>
          </w:rPr>
          <w:t xml:space="preserve">u. </w:t>
        </w:r>
      </w:ins>
      <w:del w:id="22" w:author="Barbora Belovická" w:date="2026-04-29T09:16:00Z">
        <w:r>
          <w:rPr>
            <w:i/>
            <w:iCs/>
            <w:color w:val="6AA84F"/>
          </w:rPr>
          <w:delText>u, nižšej úrovne služieb</w:delText>
        </w:r>
      </w:del>
      <w:r>
        <w:rPr>
          <w:i/>
          <w:iCs/>
          <w:color w:val="6AA84F"/>
        </w:rPr>
        <w:t xml:space="preserve"> </w:t>
      </w:r>
      <w:del w:id="23" w:author="Barbora Belovická" w:date="2026-04-29T09:23:00Z">
        <w:r>
          <w:rPr>
            <w:i/>
            <w:iCs/>
            <w:color w:val="6AA84F"/>
          </w:rPr>
          <w:delText>a prehlbujúcich sa sociálnych a regionálnych rozdielov</w:delText>
        </w:r>
      </w:del>
      <w:r>
        <w:rPr>
          <w:i/>
          <w:iCs/>
          <w:color w:val="6AA84F"/>
        </w:rPr>
        <w:t>.</w:t>
      </w:r>
    </w:p>
    <w:p w14:paraId="344CE4E4" w14:textId="77777777" w:rsidR="009C2DA3" w:rsidRDefault="009C2DA3" w:rsidP="009C2DA3">
      <w:pPr>
        <w:spacing w:before="240" w:after="240"/>
        <w:jc w:val="both"/>
        <w:rPr>
          <w:color w:val="6AA84F"/>
        </w:rPr>
      </w:pPr>
      <w:r>
        <w:rPr>
          <w:color w:val="6AA84F"/>
        </w:rPr>
        <w:t>Oslabuje sa globálny poriadok postavený na medzinárodných pravidlách a spolupráci. Pozícia Európskej únie</w:t>
      </w:r>
      <w:ins w:id="24" w:author="Barbora Belovická" w:date="2026-04-29T09:08:00Z">
        <w:r>
          <w:rPr>
            <w:color w:val="6AA84F"/>
          </w:rPr>
          <w:t xml:space="preserve"> sa</w:t>
        </w:r>
      </w:ins>
      <w:r>
        <w:rPr>
          <w:color w:val="6AA84F"/>
        </w:rPr>
        <w:t xml:space="preserve"> globálne oslabuje a s ňou prichádza znižovanie rozpočtu, investícií a hlbšej integrácie. Zostáva spoločný trh práce, kapitálu a služieb. Jeho prínosy sa medzi jednotlivé členské štáty a regióny rozdeľujú rozdielne. Slovensko čiastočne ťaží zo svojho členstva v eurozóne a zo zapojenia do európskych výrobných a technologických reťazcov. </w:t>
      </w:r>
    </w:p>
    <w:p w14:paraId="04F5D081" w14:textId="77777777" w:rsidR="009C2DA3" w:rsidRDefault="009C2DA3" w:rsidP="009C2DA3">
      <w:pPr>
        <w:spacing w:before="240" w:after="240"/>
        <w:jc w:val="both"/>
        <w:rPr>
          <w:color w:val="6AA84F"/>
        </w:rPr>
      </w:pPr>
      <w:r>
        <w:rPr>
          <w:color w:val="6AA84F"/>
        </w:rPr>
        <w:t>Slovensko si uvedomuje svoju zraniteľnosť, aktívne buduje svoje bezpečnostné a ekonomické aliancie, ťaží z členstva v EÚ, ale zároveň dokáže diverzifikovať riziká.  Nepriaznivý demografický vývoj je kompenzovaný strategickou migračnou politikou. Slovensko aktívne využíva existujúce príležitosti, posil</w:t>
      </w:r>
      <w:ins w:id="25" w:author="Barbora Belovická" w:date="2026-04-29T09:09:00Z">
        <w:r>
          <w:rPr>
            <w:color w:val="6AA84F"/>
          </w:rPr>
          <w:t>ňuje</w:t>
        </w:r>
      </w:ins>
      <w:del w:id="26" w:author="Barbora Belovická" w:date="2026-04-29T09:09:00Z">
        <w:r>
          <w:rPr>
            <w:color w:val="6AA84F"/>
          </w:rPr>
          <w:delText>nila</w:delText>
        </w:r>
      </w:del>
      <w:r>
        <w:rPr>
          <w:color w:val="6AA84F"/>
        </w:rPr>
        <w:t xml:space="preserve"> atraktivitu svojich existujúcich zahraničných investícií, aktívne prepája vedecké, inovačné a výskumné inštitúcie s podnikateľským sektorom a posilňuje svoju surovinovú nezávislosť. Existujú malé segmenty ekonomiky s vysokou pridanou hodnotou, jadrom hospodárstva však naďalej zostávajú tradičné priemyselné odvetvia a výroby, ktoré sa modernizujú len postupne.</w:t>
      </w:r>
    </w:p>
    <w:p w14:paraId="654C97E3" w14:textId="77777777" w:rsidR="009C2DA3" w:rsidRDefault="009C2DA3" w:rsidP="009C2DA3">
      <w:pPr>
        <w:spacing w:before="240" w:after="240"/>
        <w:jc w:val="both"/>
        <w:rPr>
          <w:color w:val="6AA84F"/>
        </w:rPr>
      </w:pPr>
      <w:ins w:id="27" w:author="Barbora Belovická" w:date="2026-04-29T09:21:00Z">
        <w:r>
          <w:rPr>
            <w:color w:val="6AA84F"/>
          </w:rPr>
          <w:lastRenderedPageBreak/>
          <w:t xml:space="preserve">Slovensko </w:t>
        </w:r>
      </w:ins>
      <w:del w:id="28" w:author="Barbora Belovická" w:date="2026-04-29T09:21:00Z">
        <w:r>
          <w:rPr>
            <w:color w:val="6AA84F"/>
          </w:rPr>
          <w:delText>A</w:delText>
        </w:r>
      </w:del>
      <w:ins w:id="29" w:author="Barbora Belovická" w:date="2026-04-29T09:21:00Z">
        <w:r>
          <w:rPr>
            <w:color w:val="6AA84F"/>
          </w:rPr>
          <w:t>a</w:t>
        </w:r>
      </w:ins>
      <w:r>
        <w:rPr>
          <w:color w:val="6AA84F"/>
        </w:rPr>
        <w:t xml:space="preserve">ktívne </w:t>
      </w:r>
      <w:del w:id="30" w:author="Barbora Belovická" w:date="2026-04-29T09:21:00Z">
        <w:r>
          <w:rPr>
            <w:color w:val="6AA84F"/>
          </w:rPr>
          <w:delText xml:space="preserve">sa </w:delText>
        </w:r>
      </w:del>
      <w:r>
        <w:rPr>
          <w:color w:val="6AA84F"/>
        </w:rPr>
        <w:t>pristupuje k riešeniu a adaptácii na zmenu klímy ako komplexného spoločenského problému. Pracuje s prírodnými zdrojmi</w:t>
      </w:r>
      <w:ins w:id="31" w:author="Barbora Belovická" w:date="2026-04-29T09:21:00Z">
        <w:r>
          <w:rPr>
            <w:color w:val="6AA84F"/>
          </w:rPr>
          <w:t>,</w:t>
        </w:r>
      </w:ins>
      <w:r>
        <w:rPr>
          <w:color w:val="6AA84F"/>
        </w:rPr>
        <w:t xml:space="preserve"> aby sa zabezpečila potravinov</w:t>
      </w:r>
      <w:ins w:id="32" w:author="Barbora Belovická" w:date="2026-04-29T09:21:00Z">
        <w:r>
          <w:rPr>
            <w:color w:val="6AA84F"/>
          </w:rPr>
          <w:t>á</w:t>
        </w:r>
      </w:ins>
      <w:del w:id="33" w:author="Barbora Belovická" w:date="2026-04-29T09:21:00Z">
        <w:r>
          <w:rPr>
            <w:color w:val="6AA84F"/>
          </w:rPr>
          <w:delText>ú</w:delText>
        </w:r>
      </w:del>
      <w:r>
        <w:rPr>
          <w:color w:val="6AA84F"/>
        </w:rPr>
        <w:t xml:space="preserve"> bezpečnosť, kvalitné životné prostredie a udržateľnosť ekosystémov. Nárast podielu mandatórnych výdavkov na verejných výdavkoch sa spomalí. Podarí </w:t>
      </w:r>
      <w:ins w:id="34" w:author="Barbora Belovická" w:date="2026-04-29T09:18:00Z">
        <w:r>
          <w:rPr>
            <w:color w:val="6AA84F"/>
          </w:rPr>
          <w:t>s</w:t>
        </w:r>
      </w:ins>
      <w:del w:id="35" w:author="Barbora Belovická" w:date="2026-04-29T09:18:00Z">
        <w:r>
          <w:rPr>
            <w:color w:val="6AA84F"/>
          </w:rPr>
          <w:delText>z</w:delText>
        </w:r>
      </w:del>
      <w:r>
        <w:rPr>
          <w:color w:val="6AA84F"/>
        </w:rPr>
        <w:t xml:space="preserve">a zastabilizovať obsluhu verejného dlhu. </w:t>
      </w:r>
      <w:ins w:id="36" w:author="Barbora Belovická" w:date="2026-04-29T09:21:00Z">
        <w:r>
          <w:rPr>
            <w:color w:val="6AA84F"/>
          </w:rPr>
          <w:t>U</w:t>
        </w:r>
      </w:ins>
      <w:del w:id="37" w:author="Barbora Belovická" w:date="2026-04-29T09:21:00Z">
        <w:r>
          <w:rPr>
            <w:color w:val="6AA84F"/>
          </w:rPr>
          <w:delText>Slovensku sa podarí u</w:delText>
        </w:r>
      </w:del>
      <w:r>
        <w:rPr>
          <w:color w:val="6AA84F"/>
        </w:rPr>
        <w:t>drž</w:t>
      </w:r>
      <w:ins w:id="38" w:author="Barbora Belovická" w:date="2026-04-29T09:21:00Z">
        <w:r>
          <w:rPr>
            <w:color w:val="6AA84F"/>
          </w:rPr>
          <w:t>í</w:t>
        </w:r>
      </w:ins>
      <w:del w:id="39" w:author="Barbora Belovická" w:date="2026-04-29T09:21:00Z">
        <w:r>
          <w:rPr>
            <w:color w:val="6AA84F"/>
          </w:rPr>
          <w:delText>ať</w:delText>
        </w:r>
      </w:del>
      <w:r>
        <w:rPr>
          <w:color w:val="6AA84F"/>
        </w:rPr>
        <w:t xml:space="preserve"> </w:t>
      </w:r>
      <w:ins w:id="40" w:author="Barbora Belovická" w:date="2026-04-29T09:21:00Z">
        <w:r>
          <w:rPr>
            <w:color w:val="6AA84F"/>
          </w:rPr>
          <w:t xml:space="preserve">sa </w:t>
        </w:r>
      </w:ins>
      <w:r>
        <w:rPr>
          <w:color w:val="6AA84F"/>
        </w:rPr>
        <w:t>štandard sociálneho a zdravotného zabezpečenia porovnateľný s inými menej rozvinutými krajinami EÚ. Ambiciózne reformy verejnej správy, daňového systému a sociálnych služieb vytvoria dostatočný vankúš na investície a rozvoj verejnej infraštruktúry.</w:t>
      </w:r>
    </w:p>
    <w:p w14:paraId="466BD40E" w14:textId="77777777" w:rsidR="009C2DA3" w:rsidRDefault="009C2DA3" w:rsidP="009C2DA3">
      <w:pPr>
        <w:spacing w:before="240" w:after="240"/>
        <w:jc w:val="both"/>
        <w:rPr>
          <w:color w:val="6AA84F"/>
        </w:rPr>
      </w:pPr>
    </w:p>
    <w:p w14:paraId="31B2E8D7" w14:textId="77777777" w:rsidR="009C2DA3" w:rsidRDefault="009C2DA3" w:rsidP="009C2DA3">
      <w:pPr>
        <w:jc w:val="both"/>
        <w:rPr>
          <w:b/>
          <w:bCs/>
          <w:color w:val="6AA84F"/>
        </w:rPr>
      </w:pPr>
      <w:r>
        <w:rPr>
          <w:b/>
          <w:bCs/>
          <w:color w:val="6AA84F"/>
        </w:rPr>
        <w:t xml:space="preserve">Scenár 3 - Pokračovanie súčasných trendov: Klesanie existujúcich zdrojov rastu a nenachádzanie nových </w:t>
      </w:r>
    </w:p>
    <w:p w14:paraId="379B4C15" w14:textId="77777777" w:rsidR="009C2DA3" w:rsidRDefault="009C2DA3" w:rsidP="009C2DA3">
      <w:pPr>
        <w:spacing w:before="240" w:after="240"/>
        <w:jc w:val="both"/>
        <w:rPr>
          <w:color w:val="6AA84F"/>
        </w:rPr>
      </w:pPr>
      <w:r>
        <w:rPr>
          <w:i/>
          <w:iCs/>
          <w:color w:val="6AA84F"/>
        </w:rPr>
        <w:t xml:space="preserve">Predpokladaný vývoj scenára: Trajektória kumulovaných kríz je negatívna, Slovensko je funkčná ekonomika, ale je čoraz menej schopné riešiť negatívne trendy, pričom nedokáže využívať existujúce príležitosti. </w:t>
      </w:r>
    </w:p>
    <w:p w14:paraId="5BC2A283" w14:textId="77777777" w:rsidR="009C2DA3" w:rsidRDefault="009C2DA3" w:rsidP="009C2DA3">
      <w:pPr>
        <w:spacing w:before="240" w:after="240"/>
        <w:jc w:val="both"/>
        <w:rPr>
          <w:color w:val="6AA84F"/>
        </w:rPr>
      </w:pPr>
      <w:r>
        <w:rPr>
          <w:color w:val="6AA84F"/>
        </w:rPr>
        <w:t xml:space="preserve">Pokračovanie negatívnych ekonomických trendov vo svete a v EÚ a rastúca polarizácia spoločnosti obmedzujú schopnosť Slovenska pružne reagovať na globálne ekonomické a technologické výzvy a príležitosti a zároveň spomaľujú transformáciu hospodárstva. </w:t>
      </w:r>
    </w:p>
    <w:p w14:paraId="54E1501C" w14:textId="77777777" w:rsidR="009C2DA3" w:rsidRDefault="009C2DA3" w:rsidP="009C2DA3">
      <w:pPr>
        <w:spacing w:before="240" w:after="240"/>
        <w:jc w:val="both"/>
        <w:rPr>
          <w:color w:val="6AA84F"/>
        </w:rPr>
      </w:pPr>
      <w:r>
        <w:rPr>
          <w:color w:val="6AA84F"/>
        </w:rPr>
        <w:t>Rast cien energií a práce postupne oslabuje konkurencieschopnosť priemyslu. Rýchly technologický pokrok vo svete zároveň prehlbuje digitálnu medzeru medzi Slovenskom a technologicky vyspelejšími ekonomikami. Krajina si naďalej udržiava postavenie najmä ako subdodávateľ v globálnych hodnotových reťazcoch s relatívne nízkou pridanou hodnotou.</w:t>
      </w:r>
    </w:p>
    <w:p w14:paraId="62CB17D0" w14:textId="77777777" w:rsidR="009C2DA3" w:rsidRDefault="009C2DA3" w:rsidP="009C2DA3">
      <w:pPr>
        <w:spacing w:before="240" w:after="240"/>
        <w:jc w:val="both"/>
        <w:rPr>
          <w:color w:val="6AA84F"/>
        </w:rPr>
      </w:pPr>
      <w:r>
        <w:rPr>
          <w:color w:val="6AA84F"/>
        </w:rPr>
        <w:t xml:space="preserve">Zvyšuje sa tlak na verejné financie, čo ohrozuje existujúce a potrebné investície. Európske kohézne fondy a transfery v rámci Únie postupne klesajú, čo znižuje </w:t>
      </w:r>
      <w:del w:id="41" w:author="Barbora Belovická" w:date="2026-04-29T12:30:00Z">
        <w:r>
          <w:rPr>
            <w:color w:val="6AA84F"/>
          </w:rPr>
          <w:delText xml:space="preserve">sa </w:delText>
        </w:r>
      </w:del>
      <w:r>
        <w:rPr>
          <w:color w:val="6AA84F"/>
        </w:rPr>
        <w:t>schopnosť poskytovať kvalitné verejné služby a zabezpečiť kvalitu života. Ekonomicky silnejšie jadro EÚ priťahuje mladých a kvalifikovaných ľudí z periférnych regiónov, čím sa prehlbujú rozdiely medzi členskými štátmi. Spoločný európsky trh sa síce ďalej rozvíja, no bez výrazného</w:t>
      </w:r>
      <w:ins w:id="42" w:author="Barbora Belovická" w:date="2026-04-29T12:32:00Z">
        <w:r>
          <w:rPr>
            <w:color w:val="6AA84F"/>
          </w:rPr>
          <w:t xml:space="preserve"> posilnenia integrácie</w:t>
        </w:r>
      </w:ins>
      <w:del w:id="43" w:author="Barbora Belovická" w:date="2026-04-29T12:32:00Z">
        <w:r>
          <w:rPr>
            <w:color w:val="6AA84F"/>
          </w:rPr>
          <w:delText xml:space="preserve"> prehĺbenia</w:delText>
        </w:r>
      </w:del>
      <w:r>
        <w:rPr>
          <w:color w:val="6AA84F"/>
        </w:rPr>
        <w:t xml:space="preserve"> a bez zásadného posilnenia úlohy spoločných európskych inštitúcií.</w:t>
      </w:r>
    </w:p>
    <w:p w14:paraId="245D7802" w14:textId="77777777" w:rsidR="009C2DA3" w:rsidRDefault="009C2DA3" w:rsidP="009C2DA3">
      <w:pPr>
        <w:spacing w:before="240" w:after="240"/>
        <w:jc w:val="both"/>
        <w:rPr>
          <w:color w:val="6AA84F"/>
        </w:rPr>
      </w:pPr>
      <w:r>
        <w:rPr>
          <w:color w:val="6AA84F"/>
        </w:rPr>
        <w:t>Dostupnosť pracovných miest klesá s nástupom AI a nových technológií, čo prehlbuje regionálne rozdiely a sociálnu kohéziu. Slovensko sa snaží udržať sociálnu súdržnosť napriek rýchlemu starnutiu populácie. Rastie podiel mandatórnych výdavkov na verejných rozpočtoch, stúpa zadlženie aj náklady na obsluhu dlhu, čo postupne vytvára tlak na udržateľnosť sociálneho a zdravotného systému. Transformácia hospodárstva smerom k vyššej pridanej hodnote prebieha len čiastočne a nesystematicky. Silné prepojenie slovenského priemyslu na zahraničné materské firmy zároveň zvyšuje zraniteľnosť ekonomiky voči externým rozhodnutiam a globálnym výkyvom.</w:t>
      </w:r>
    </w:p>
    <w:p w14:paraId="30D1985A" w14:textId="77777777" w:rsidR="009C2DA3" w:rsidRDefault="009C2DA3" w:rsidP="009C2DA3">
      <w:pPr>
        <w:spacing w:before="240" w:after="240"/>
        <w:jc w:val="both"/>
        <w:rPr>
          <w:color w:val="6AA84F"/>
        </w:rPr>
      </w:pPr>
      <w:r>
        <w:rPr>
          <w:color w:val="6AA84F"/>
        </w:rPr>
        <w:t>Krajina pociťuje silnejúcu zmenu klímy, ktorá najviac zasahuje zraniteľné časti populácie, znižuje výkonnosť poľnohospodárstva, zvyšuje náklady na energie a dostupnosť vody.</w:t>
      </w:r>
    </w:p>
    <w:p w14:paraId="73CE944D" w14:textId="77777777" w:rsidR="009C2DA3" w:rsidRDefault="009C2DA3" w:rsidP="009C2DA3">
      <w:pPr>
        <w:spacing w:before="240" w:after="240"/>
        <w:jc w:val="both"/>
        <w:rPr>
          <w:color w:val="6AA84F"/>
        </w:rPr>
      </w:pPr>
      <w:r>
        <w:rPr>
          <w:color w:val="6AA84F"/>
        </w:rPr>
        <w:lastRenderedPageBreak/>
        <w:t>Presadzovanie koncepčných a systémových zmien je politicky aj spoločensky náročné. Úroveň spoločenského diskurzu klesá a je prevažne negatívne naladená</w:t>
      </w:r>
      <w:ins w:id="44" w:author="Barbora Belovická" w:date="2026-04-29T12:32:00Z">
        <w:r>
          <w:rPr>
            <w:color w:val="6AA84F"/>
          </w:rPr>
          <w:t>.</w:t>
        </w:r>
      </w:ins>
      <w:del w:id="45" w:author="Barbora Belovická" w:date="2026-04-29T12:32:00Z">
        <w:r>
          <w:rPr>
            <w:color w:val="6AA84F"/>
          </w:rPr>
          <w:delText>;</w:delText>
        </w:r>
      </w:del>
      <w:r>
        <w:rPr>
          <w:color w:val="6AA84F"/>
        </w:rPr>
        <w:t xml:space="preserve"> </w:t>
      </w:r>
      <w:ins w:id="46" w:author="Barbora Belovická" w:date="2026-04-29T12:33:00Z">
        <w:r>
          <w:rPr>
            <w:color w:val="6AA84F"/>
          </w:rPr>
          <w:t>V</w:t>
        </w:r>
      </w:ins>
      <w:del w:id="47" w:author="Barbora Belovická" w:date="2026-04-29T12:33:00Z">
        <w:r>
          <w:rPr>
            <w:color w:val="6AA84F"/>
          </w:rPr>
          <w:delText>v</w:delText>
        </w:r>
      </w:del>
      <w:r>
        <w:rPr>
          <w:color w:val="6AA84F"/>
        </w:rPr>
        <w:t xml:space="preserve"> spoločnosti prevláda výrazne negatívna percepcia budúceho vývoja</w:t>
      </w:r>
      <w:ins w:id="48" w:author="Barbora Belovická" w:date="2026-04-29T12:33:00Z">
        <w:r>
          <w:rPr>
            <w:color w:val="6AA84F"/>
          </w:rPr>
          <w:t>,</w:t>
        </w:r>
      </w:ins>
      <w:r>
        <w:rPr>
          <w:color w:val="6AA84F"/>
        </w:rPr>
        <w:t xml:space="preserve"> čo ďalej akceleruje negatívne trendy. Spoločnosť je dlhodobo polarizovaná</w:t>
      </w:r>
      <w:del w:id="49" w:author="Barbora Belovická" w:date="2026-04-29T12:33:00Z">
        <w:r>
          <w:rPr>
            <w:color w:val="6AA84F"/>
          </w:rPr>
          <w:delText>,</w:delText>
        </w:r>
      </w:del>
      <w:r>
        <w:rPr>
          <w:color w:val="6AA84F"/>
        </w:rPr>
        <w:t xml:space="preserve"> s nízkou úrovňou dôvery medzi občanmi aj voči inštitúciám. Nedostatok spoločenského konsenzu a politická fragmentácia zároveň sťažujú presadzovanie dlhodobých systémových reforiem a obmedzujú schopnosť štátu realizovať komplexné strategické zmeny. Politiky sa preto sústreďujú najmä na priebežné riadenie existujúcich problémov, čo však nestačí na zvládnutie demografických tlakov, rastúcich nákladov spojených s energiou a klímou ani na urýchlenie technologickej adaptácie bez rizika prehlbovania regionálnych a sociálnych rozdielov.</w:t>
      </w:r>
    </w:p>
    <w:p w14:paraId="571C457B" w14:textId="77777777" w:rsidR="009C2DA3" w:rsidRDefault="009C2DA3" w:rsidP="009C2DA3">
      <w:pPr>
        <w:jc w:val="both"/>
        <w:rPr>
          <w:b/>
          <w:bCs/>
          <w:color w:val="6AA84F"/>
        </w:rPr>
      </w:pPr>
    </w:p>
    <w:p w14:paraId="72A27518" w14:textId="77777777" w:rsidR="009C2DA3" w:rsidRDefault="009C2DA3" w:rsidP="009C2DA3">
      <w:pPr>
        <w:jc w:val="both"/>
        <w:rPr>
          <w:b/>
          <w:bCs/>
          <w:color w:val="6AA84F"/>
        </w:rPr>
      </w:pPr>
      <w:r>
        <w:rPr>
          <w:b/>
          <w:bCs/>
          <w:color w:val="6AA84F"/>
        </w:rPr>
        <w:t xml:space="preserve">Scénar 4 - Slovensko ako skokan: Prosperujúci a bezpečný svet a Slovensko, ktoré naplno využíva svoj potenciál </w:t>
      </w:r>
    </w:p>
    <w:p w14:paraId="5D730BC2" w14:textId="77777777" w:rsidR="009C2DA3" w:rsidRDefault="009C2DA3" w:rsidP="009C2DA3">
      <w:pPr>
        <w:spacing w:before="240" w:after="240"/>
        <w:jc w:val="both"/>
        <w:rPr>
          <w:b/>
          <w:bCs/>
          <w:color w:val="6AA84F"/>
        </w:rPr>
      </w:pPr>
      <w:r>
        <w:rPr>
          <w:i/>
          <w:iCs/>
          <w:color w:val="6AA84F"/>
        </w:rPr>
        <w:t xml:space="preserve">Predpokladaný vývoj scenára: Trajektória kumulovaných kríz sa globálne zvrátila, po období konfliktov nastáva hospodársky rast vo svete a Slovensko naplno využíva existujúce príležitosti. </w:t>
      </w:r>
    </w:p>
    <w:p w14:paraId="2196FD00" w14:textId="77777777" w:rsidR="009C2DA3" w:rsidRDefault="009C2DA3" w:rsidP="009C2DA3">
      <w:pPr>
        <w:spacing w:before="240" w:after="240"/>
        <w:jc w:val="both"/>
        <w:rPr>
          <w:color w:val="6AA84F"/>
        </w:rPr>
      </w:pPr>
      <w:r>
        <w:rPr>
          <w:color w:val="6AA84F"/>
        </w:rPr>
        <w:t>Globálna ekonomika rastie, posilňuje sa medzinárodná spolupráca a EÚ spolu so svojimi členskými štátmi rozširuje ekonomické, technologické a vedecké partnerstvá s krajinami Ázie, Ameriky a Afriky. Európska únia posilňuje svoju schopnosť koordinovať strategické politiky v oblastiach priemyslu, energetiky, technologického rozvoja a bezpečnosti, čo zvyšuje jej globálnu konkurencieschopnosť a stabilitu. Slovensko sa aktívnejšie zapája do týchto globálnych sietí spolupráce. Dochádza k výraznému prehĺbeniu politickej aj ekonomickej integrácie v rámci funkčného jednotného trhu práce, kapitálu a služieb, ktorý umožňuje efektívnejší pohyb ľudí, investícií, technológií a znalostí naprieč členskými štátmi. Slovensko v tomto prostredí dokáže efektívne využívať príležitosti a postupne sa profiluje ako dynamická a atraktívna ekonomika v strednej Európe.</w:t>
      </w:r>
    </w:p>
    <w:p w14:paraId="3874B594" w14:textId="77777777" w:rsidR="009C2DA3" w:rsidRDefault="009C2DA3" w:rsidP="009C2DA3">
      <w:pPr>
        <w:spacing w:before="240" w:after="240"/>
        <w:jc w:val="both"/>
        <w:rPr>
          <w:color w:val="6AA84F"/>
        </w:rPr>
      </w:pPr>
      <w:r>
        <w:rPr>
          <w:color w:val="6AA84F"/>
        </w:rPr>
        <w:t xml:space="preserve">Slovenské firmy sa prispôsobujú novému svetu: výrazne investovali do robotizácie a automatizácie, zaviedli umelú inteligenciu a aktívne zamestnávajú ľudí, ktorí pre nich pracujú aj zo zahraničia. Nastavenie jednoduchých, predvídateľných a rýchlych pravidiel na riadenú migráciu zo zahraničia pomáha riešiť nedostatok zamestnancov tam, kde sa nedajú nahradiť robotmi, a to hlavne v oblasti starostlivosti o starých a chorých. </w:t>
      </w:r>
    </w:p>
    <w:p w14:paraId="7066BAAA" w14:textId="77777777" w:rsidR="009C2DA3" w:rsidRDefault="009C2DA3" w:rsidP="009C2DA3">
      <w:pPr>
        <w:spacing w:before="240" w:after="240"/>
        <w:jc w:val="both"/>
        <w:rPr>
          <w:color w:val="6AA84F"/>
        </w:rPr>
      </w:pPr>
      <w:r>
        <w:rPr>
          <w:color w:val="6AA84F"/>
        </w:rPr>
        <w:t>Koordinovaný prístup ku zmene klímy, investíciám do vedy a výskumu  a spoločnému trhu EÚ vytvára bezpečné a zdravé prostredie pre obyvateľstvo, dostatok pracovnej sily pre existujúce a nové odvetvia, ktoré Slovensko láka inovačným prostredím vo vybraných oblastiach, kvalitou verejných služieb, modernou infraštruktúrou a stabilnou pozíciou v európskom priestore.</w:t>
      </w:r>
    </w:p>
    <w:p w14:paraId="30140C09" w14:textId="77777777" w:rsidR="009C2DA3" w:rsidRDefault="009C2DA3" w:rsidP="009C2DA3">
      <w:pPr>
        <w:rPr>
          <w:color w:val="6AA84F"/>
        </w:rPr>
      </w:pPr>
      <w:r>
        <w:rPr>
          <w:color w:val="6AA84F"/>
        </w:rPr>
        <w:t xml:space="preserve">Reforma verejnej správy umožnila vytvoriť investičný balík a spolu s efektívne využitými kohéznymi fondmi spravila skokový posun v kvalite života. Zodpovedné rozšírenie technológií zefektívnilo dostupnosť verejných služieb a spokojnosť obyvateľov. Komunitný život je dlhodobo strategicky rozvíjaný a podporovaný zo strany cirkví a mimovládnych </w:t>
      </w:r>
      <w:r>
        <w:rPr>
          <w:color w:val="6AA84F"/>
        </w:rPr>
        <w:lastRenderedPageBreak/>
        <w:t xml:space="preserve">organizácií. Kultúrny život prekvitá a kreatívny priemysel sa stáva dôležitým pilierom slovenskej ekonomiky. </w:t>
      </w:r>
      <w:r>
        <w:br w:type="page"/>
      </w:r>
    </w:p>
    <w:p w14:paraId="0C1E8DEA" w14:textId="77777777" w:rsidR="009C2DA3" w:rsidRDefault="009C2DA3" w:rsidP="009C2DA3">
      <w:pPr>
        <w:pStyle w:val="Nadpis1"/>
        <w:spacing w:before="240" w:after="240"/>
        <w:jc w:val="both"/>
      </w:pPr>
      <w:bookmarkStart w:id="50" w:name="_34cf3mdwctmo" w:colFirst="0" w:colLast="0"/>
      <w:bookmarkEnd w:id="50"/>
      <w:r>
        <w:rPr>
          <w:b/>
          <w:bCs/>
        </w:rPr>
        <w:lastRenderedPageBreak/>
        <w:t>Cesta ku kvalitnejšiemu životu</w:t>
      </w:r>
    </w:p>
    <w:p w14:paraId="0B36F8EB" w14:textId="77777777" w:rsidR="009C2DA3" w:rsidRDefault="009C2DA3" w:rsidP="009C2DA3">
      <w:pPr>
        <w:jc w:val="both"/>
      </w:pPr>
      <w:r>
        <w:t>Kvalitný život ako primárny cieľ tejto vízie je široký a viacrozmerný pojem. Tvorí ho súhrn dimenzií, ktoré ovplyvňujú každodenný život ľudí: príjem a majetok, zdravie, práca a kvalita pracovných miest, dostupnosť a kvalita bývania, bezpečnosť, vedomosti a zručnosti, kvalita životného prostredia, subjektívna životná spokojnosť, rovnováha medzi pracovným a súkromným životom, sociálne väzby či občianska angažovanosť.</w:t>
      </w:r>
      <w:r>
        <w:rPr>
          <w:vertAlign w:val="superscript"/>
        </w:rPr>
        <w:footnoteReference w:id="2"/>
      </w:r>
      <w:r>
        <w:t xml:space="preserve"> Tieto dimenzie však nevznikajú izolovane. Ovplyvňujú ich dlhodobé trendy, hodnotové nastavenie spoločnosti aj kľúčové predpoklady fungovania krajiny. Schéma nižšie zobrazuje kvalitný život ako cieľ, ktorý je možné dosiahnuť na základe štyroch navzájom prepojených predpokladov ako katalyzátorov zmeny, na ktoré vplýva širší rámec okolností, ale zároveň pevne stojí na jednotlivých pilieroch kľúčových pre víziu Slovenska 2040: dôstojnom živote, prosperujúcej ekonomike, udržateľnej krajine a modernom štáte. </w:t>
      </w:r>
    </w:p>
    <w:p w14:paraId="56F7F79B" w14:textId="77777777" w:rsidR="009C2DA3" w:rsidRDefault="009C2DA3" w:rsidP="009C2DA3">
      <w:pPr>
        <w:jc w:val="both"/>
      </w:pPr>
    </w:p>
    <w:p w14:paraId="01E2E3E8" w14:textId="77777777" w:rsidR="009C2DA3" w:rsidRDefault="009C2DA3" w:rsidP="009C2DA3">
      <w:pPr>
        <w:jc w:val="both"/>
      </w:pPr>
      <w:r>
        <w:t xml:space="preserve">Táto kapitola prezentuje hlavné katalyzátory zmeny, na ktoré Slovensko musí v najbližšom období sústrediť svoje reformné, investičné a talentové sily. Ide o transformáciu modelu ekonomického rastu, zodpovedné a efektívne riadenie verejných financií, bezpečné a predvídateľné prostredie a aktívnu podporu tmelov spoločnosti - dôvery, kultúry a občianskeho sektora. Tieto oblasti sú nielen podmienkami pre udržateľný rast kvality života na Slovensku, ale ovplyvňujú sa aj navzájom: napríklad dôvera umožňuje lepšiu bezpečnosť, kultúra pripravuje pôdu pre inovácie, občianska spoločnosť pomáha udržiavať demokraciu, stabilné pravidlá a pevné medzinárodné ukotvenie pomáha presvedčiť privátny sektor investovať v domácom prostredí. </w:t>
      </w:r>
    </w:p>
    <w:p w14:paraId="784DF2A6" w14:textId="77777777" w:rsidR="009C2DA3" w:rsidRDefault="009C2DA3" w:rsidP="009C2DA3">
      <w:pPr>
        <w:pStyle w:val="Nadpis2"/>
      </w:pPr>
      <w:bookmarkStart w:id="51" w:name="_p0sa3mdzakov" w:colFirst="0" w:colLast="0"/>
      <w:bookmarkEnd w:id="51"/>
      <w:r>
        <w:rPr>
          <w:noProof/>
        </w:rPr>
        <w:lastRenderedPageBreak/>
        <w:drawing>
          <wp:inline distT="114300" distB="114300" distL="114300" distR="114300" wp14:anchorId="53126408" wp14:editId="03945CDA">
            <wp:extent cx="5731200" cy="4051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4051300"/>
                    </a:xfrm>
                    <a:prstGeom prst="rect">
                      <a:avLst/>
                    </a:prstGeom>
                    <a:ln/>
                  </pic:spPr>
                </pic:pic>
              </a:graphicData>
            </a:graphic>
          </wp:inline>
        </w:drawing>
      </w:r>
    </w:p>
    <w:p w14:paraId="6162D36D" w14:textId="77777777" w:rsidR="009C2DA3" w:rsidRDefault="009C2DA3" w:rsidP="009C2DA3">
      <w:pPr>
        <w:pStyle w:val="Nadpis2"/>
      </w:pPr>
      <w:bookmarkStart w:id="52" w:name="_wi40h2iyiwnl" w:colFirst="0" w:colLast="0"/>
      <w:bookmarkEnd w:id="52"/>
    </w:p>
    <w:p w14:paraId="2755D697" w14:textId="77777777" w:rsidR="009C2DA3" w:rsidRDefault="009C2DA3" w:rsidP="009C2DA3">
      <w:pPr>
        <w:pStyle w:val="Nadpis2"/>
      </w:pPr>
      <w:bookmarkStart w:id="53" w:name="_92am9mela02f" w:colFirst="0" w:colLast="0"/>
      <w:bookmarkEnd w:id="53"/>
      <w:r>
        <w:t>1. Efektívne hospodárenie</w:t>
      </w:r>
    </w:p>
    <w:p w14:paraId="2316181A" w14:textId="77777777" w:rsidR="009C2DA3" w:rsidRDefault="009C2DA3" w:rsidP="009C2DA3">
      <w:pPr>
        <w:rPr>
          <w:i/>
          <w:iCs/>
        </w:rPr>
      </w:pPr>
      <w:r>
        <w:rPr>
          <w:i/>
          <w:iCs/>
        </w:rPr>
        <w:t>Zodpovedne zhodnocovať obmedzené investičné zdroje</w:t>
      </w:r>
    </w:p>
    <w:p w14:paraId="21A76E98" w14:textId="77777777" w:rsidR="009C2DA3" w:rsidRDefault="009C2DA3" w:rsidP="009C2DA3">
      <w:pPr>
        <w:jc w:val="both"/>
      </w:pPr>
    </w:p>
    <w:p w14:paraId="2F4A8C32" w14:textId="77777777" w:rsidR="009C2DA3" w:rsidRDefault="009C2DA3" w:rsidP="009C2DA3">
      <w:pPr>
        <w:jc w:val="both"/>
      </w:pPr>
      <w:r>
        <w:t xml:space="preserve">Štrukturálny deficit Slovenska sa musí dostať pod 1 percento HDP a Slovensko musí viac investovať ako redistribuovať. Štát, ktorý minie väčšinu rozpočtu na mandatórne výdavky a obsluhu dlhu, má malý manévrovací priestor na strategické rozhodnutia a investície. Rovnako dôležitá je schopnosť rozhodovať sa na základe dát a priebežne vyhodnocovať skutočné dopady implementovaných verejných politík, aby alokácia obmedzených zdrojov aj na zvyšovanie kvality života bola efektívna. Vzhľadom na stav verejných financií musí Slovensko hľadať v prvom období zdroje hlavne vo vyššej efektivite vynaložených financií, rýchlom a mimoriadne účinnom využití európskych štrukturálnych fondov a systematickom škálovaní overených spoločenských inovácií od občianskeho a privátneho sektora. Z dlhodobého hľadiska je nevyhnutné vytvoriť dostatočnú verejnú hodnotu na udržanie a zvyšovanie tohto štandardu. </w:t>
      </w:r>
    </w:p>
    <w:p w14:paraId="59F11EDF" w14:textId="77777777" w:rsidR="009C2DA3" w:rsidRDefault="009C2DA3" w:rsidP="009C2DA3">
      <w:pPr>
        <w:jc w:val="both"/>
      </w:pPr>
    </w:p>
    <w:p w14:paraId="123A4082" w14:textId="77777777" w:rsidR="009C2DA3" w:rsidRDefault="009C2DA3" w:rsidP="009C2DA3">
      <w:pPr>
        <w:jc w:val="both"/>
      </w:pPr>
      <w:r>
        <w:t xml:space="preserve">Európske kohézne fondy v rokoch 2028-2034 môžu byť posledným veľkým rámcom, ktoré Slovensko bude môcť využiť v porovnateľnom rozsahu. V momente, keď budú k dispozícii, musí byť štát okamžite pripravený ich investovať do vybraných oblastí, ktoré zdroje štátneho </w:t>
      </w:r>
      <w:r>
        <w:lastRenderedPageBreak/>
        <w:t xml:space="preserve">rozpočtu nedokážu dostatočne pokryť. Investície zo štrukturálnych fondov sú dočasný kapitálový nástroj. Musia financovať jednorazové, vysoko efektívne oblasti, ktoré si po roku 2034 nevyžadujú neúmerné zdroje zo štátneho rozpočtu. Kohézne fondy by nemali slúžiť na financovanie bežnej prevádzky štátu, lebo takto nastavený štandard nie je možné následne z vlastných zdrojov štátu udržať. </w:t>
      </w:r>
    </w:p>
    <w:p w14:paraId="5FC9797E" w14:textId="77777777" w:rsidR="009C2DA3" w:rsidRDefault="009C2DA3" w:rsidP="009C2DA3">
      <w:pPr>
        <w:jc w:val="both"/>
      </w:pPr>
    </w:p>
    <w:p w14:paraId="4F46AE70" w14:textId="77777777" w:rsidR="009C2DA3" w:rsidRDefault="009C2DA3" w:rsidP="009C2DA3">
      <w:pPr>
        <w:jc w:val="both"/>
      </w:pPr>
      <w:r>
        <w:t>Okrem zdrojov z EÚ musí Slovensko výrazne zvýšiť efektivitu nakladania s prostriedkami štátneho rozpočtu. Potenciál úspor v správe verejných financií vďaka vyššej efektivite a eliminácii korupčných rizík predstavuje rádovo stovky miliónov až miliardy eur ročne. Uvoľnenie tohto potenciálu je nevyhnutnou podmienkou udržateľných verejných financií. Potenciál zefektívniť procesy štátu spočíva v zjednodušení pravidiel a bezpečnom a efektívnom zavedení umelej inteligencie do grantových, dávkových, a ďalších administratívnych procesov. Technológia však musí byť podriadená prísnej demokratickej kontrole. Prioritou nie je plošné znižovanie počtu úradníkov, ale reálne reformy, ktoré uvolnia zdroje a zvýšia výkonnosť úradov. Kľúčovými nástrojmi budú územná reforma a modernizácia verejnej správy, ktoré uvolnia zdroje a zvýšia kvalitu poskytovaných služieb. Základom je profesionalizovaná, meritokratická štátna služba, nezávislá od politického cyklu.</w:t>
      </w:r>
    </w:p>
    <w:p w14:paraId="659EEC75" w14:textId="77777777" w:rsidR="009C2DA3" w:rsidRDefault="009C2DA3" w:rsidP="009C2DA3">
      <w:pPr>
        <w:jc w:val="both"/>
      </w:pPr>
    </w:p>
    <w:p w14:paraId="1CE22251" w14:textId="77777777" w:rsidR="009C2DA3" w:rsidRDefault="009C2DA3" w:rsidP="009C2DA3">
      <w:pPr>
        <w:jc w:val="both"/>
      </w:pPr>
      <w:r>
        <w:t xml:space="preserve">Poslednou oblasťou je úprava daňového mixu, ktorý musí byť znovu upravený tak, aby podporil rast, danil negatívne externality a priniesol adekvátne zdroje tam, kde sú efektívne uplatňované. Platí to napríklad pre samosprávy, ktoré doručujú väčšinu verejných služieb. V rámci týchto zmien je nutná aj revízia daňovo-odvodového a dôchodkového systému, ktorá pripraví Slovensko na dlhodobé aj nárazové zmeny na pracovnom trhu. </w:t>
      </w:r>
    </w:p>
    <w:p w14:paraId="2A4B40CA" w14:textId="77777777" w:rsidR="009C2DA3" w:rsidRDefault="009C2DA3" w:rsidP="009C2DA3">
      <w:pPr>
        <w:pStyle w:val="Nadpis2"/>
      </w:pPr>
      <w:bookmarkStart w:id="54" w:name="_16krpmj1bmz3" w:colFirst="0" w:colLast="0"/>
      <w:bookmarkEnd w:id="54"/>
      <w:r>
        <w:t>2. Socio-ekonomická transformácia</w:t>
      </w:r>
    </w:p>
    <w:p w14:paraId="2401442D" w14:textId="77777777" w:rsidR="009C2DA3" w:rsidRDefault="009C2DA3" w:rsidP="009C2DA3">
      <w:pPr>
        <w:rPr>
          <w:i/>
          <w:iCs/>
        </w:rPr>
      </w:pPr>
      <w:r>
        <w:rPr>
          <w:i/>
          <w:iCs/>
        </w:rPr>
        <w:t>Urýchliť transformáciu ekonomiky na model založený na vyššej produktivite, inováciách a konkurencieschopnosti</w:t>
      </w:r>
    </w:p>
    <w:p w14:paraId="5FA12E10" w14:textId="77777777" w:rsidR="009C2DA3" w:rsidRDefault="009C2DA3" w:rsidP="009C2DA3">
      <w:pPr>
        <w:rPr>
          <w:i/>
          <w:iCs/>
        </w:rPr>
      </w:pPr>
    </w:p>
    <w:p w14:paraId="45711319" w14:textId="77777777" w:rsidR="009C2DA3" w:rsidRDefault="009C2DA3" w:rsidP="009C2DA3">
      <w:pPr>
        <w:jc w:val="both"/>
      </w:pPr>
      <w:r>
        <w:t xml:space="preserve">Slovensko musí zásadne zmeniť charakter svojej ekonomiky. Ak si chce udržať životnú úroveň, musí znížiť medzeru v produktivite práce voči priemeru EÚ na menej ako 15 %. Táto zmena si vyžaduje posun kapitálového vybavenia „od ocele k dátam", teda od strojov k intelektuálnemu vlastníctvu, posun firiem v globálnych hodnotových reťazcoch a zvýšenie miery ich investícií nad priemer EÚ. </w:t>
      </w:r>
    </w:p>
    <w:p w14:paraId="1DF68684" w14:textId="77777777" w:rsidR="009C2DA3" w:rsidRDefault="009C2DA3" w:rsidP="009C2DA3">
      <w:pPr>
        <w:jc w:val="both"/>
      </w:pPr>
    </w:p>
    <w:p w14:paraId="15934707" w14:textId="77777777" w:rsidR="009C2DA3" w:rsidRDefault="009C2DA3" w:rsidP="009C2DA3">
      <w:pPr>
        <w:jc w:val="both"/>
      </w:pPr>
      <w:r>
        <w:t xml:space="preserve">Niektoré podniky sa už dnes nachádzajú na vysokej technologickej aj environmentálnej úrovni, avšak nevedia konkurovať celkovou cenou práce so zvyškom krajín V4 ani južnej Európy. Podniky v obrannom priemysle by mali intenzívnejšie spolupracovať s aktérmi v kybernetickej bezpečnosti a robotike. Iné výrobné podniky sa musia rýchlo transformovať do segmentov s vyššou pridanou hodnotou a aktívne pracovať s výskumnými a inovačnými partnermi na jej neustálom zvyšovaní. Centrá zdieľaných služieb budú musieť urýchliť prechod k sofistikovanejším službám, vrátane vývoja, zavádzania a využívania umelej inteligencie pre globálny trh. Musíme tiež podporiť vznik a škálovanie nových firiem najmä v oblastiach, ktoré predstavujú naše najväčšie výzvy, napr. starnutie populácie, obrana, alebo potravinová </w:t>
      </w:r>
      <w:r>
        <w:lastRenderedPageBreak/>
        <w:t>bezpečnosť. V týchto oblastiach by mali mať ambíciu vyrábať produkty a služby svetovej kvality.</w:t>
      </w:r>
    </w:p>
    <w:p w14:paraId="4E189F8C" w14:textId="77777777" w:rsidR="009C2DA3" w:rsidRDefault="009C2DA3" w:rsidP="009C2DA3">
      <w:pPr>
        <w:jc w:val="both"/>
      </w:pPr>
    </w:p>
    <w:p w14:paraId="21ADAD0E" w14:textId="77777777" w:rsidR="009C2DA3" w:rsidRDefault="009C2DA3" w:rsidP="009C2DA3">
      <w:pPr>
        <w:jc w:val="both"/>
      </w:pPr>
      <w:r>
        <w:t>Kľúčovým predpokladom transformácie je ľudský kapitál. Demografický úbytok je nutné kompenzovať vyššou produktivitou pracujúcich, aktiváciou ľudí mimo trhu práce a premyslenou migráciou. Všetky tri cesty si vyžadujú funkčný vzdelávací systém - od predprimárneho vzdelávania, cez atraktívne stredoškolské a vysokoškolské prostredie napojené na prax až po systematické a dostupné celoživotné vzdelávanie v každom regióne, ktoré ľudí pripraví na novú éru počas práce aj nezamestnanosti.</w:t>
      </w:r>
    </w:p>
    <w:p w14:paraId="1ED4BAD8" w14:textId="77777777" w:rsidR="009C2DA3" w:rsidRDefault="009C2DA3" w:rsidP="009C2DA3">
      <w:pPr>
        <w:jc w:val="both"/>
      </w:pPr>
    </w:p>
    <w:p w14:paraId="6210B241" w14:textId="77777777" w:rsidR="009C2DA3" w:rsidRDefault="009C2DA3" w:rsidP="009C2DA3">
      <w:pPr>
        <w:jc w:val="both"/>
      </w:pPr>
      <w:r>
        <w:t>Ďalšou podmienkou je dôsledná podpora excelentného výskumu a vývoja a jeho úzke prepojenie na potreby ekonomiky. Investície do výskumu a inovácií majú pre štát vysokú návratnosť, no vyžadujú si výrazne vyššiu intenzitu ako dnes. Vysoké školy a Slovenská akadémia vied sa musia transformovať na otvorené, vysoko profesionálne inštitúcie, schopné konkurovať v globálnom boji o špičkové talenty. Podmienkou je tiež zásadná zmena v správe vedy: zrýchlenie, automatizácia a vyššia transparentnosť hodnotiacich procesov prostredníctvom jasných kritérií kvality pomocou zahraničných expertných panelov.</w:t>
      </w:r>
    </w:p>
    <w:p w14:paraId="359353E3" w14:textId="77777777" w:rsidR="009C2DA3" w:rsidRDefault="009C2DA3" w:rsidP="009C2DA3">
      <w:pPr>
        <w:jc w:val="both"/>
      </w:pPr>
    </w:p>
    <w:p w14:paraId="7005F0FF" w14:textId="77777777" w:rsidR="009C2DA3" w:rsidRDefault="009C2DA3" w:rsidP="009C2DA3">
      <w:pPr>
        <w:jc w:val="both"/>
      </w:pPr>
      <w:r>
        <w:t>Predpokladom ekonomickej transformácie je aj stabilná, cenovo konkurencieschopná a nízkouhlíková energetika a dostupnosť surovín. Elektrifikácia priemyslu, dopravy a vykurovania je podmienkou splnenia klimatických záväzkov aj hospodárskej konkurencieschopnosti. Nástup umelej inteligencie a dátovo založených technológií zvyšuje dopyt po stabilnej nízkouhlíkovej elektrickej energii. Krajiny, ktoré nezabezpečia jej stabilné a cenovo dostupné dodávky čistej elektriny, stratia priemyselné investície bez ohľadu na mieru atraktivity daňového alebo pracovného prostredia. Slovensko má výhodu existujúcej jadrovej základne, ale bez rozvoja skladovania energie a modernizácie sietí sa táto výhoda nepremení na výsledok.</w:t>
      </w:r>
    </w:p>
    <w:p w14:paraId="2EFB560E" w14:textId="77777777" w:rsidR="009C2DA3" w:rsidRDefault="009C2DA3" w:rsidP="009C2DA3">
      <w:pPr>
        <w:jc w:val="both"/>
      </w:pPr>
    </w:p>
    <w:p w14:paraId="7B2134D1" w14:textId="77777777" w:rsidR="009C2DA3" w:rsidRDefault="009C2DA3" w:rsidP="009C2DA3">
      <w:pPr>
        <w:jc w:val="both"/>
      </w:pPr>
      <w:r>
        <w:t xml:space="preserve">Nový ekonomický model potrebuje aj férové a predvídateľné právne a podnikateľské prostredie. Ľudia aj firmy musia získať skúsenosť s rýchlou a predvídateľnou spravodlivosťou. Existujúce riešenia v oblasti umelej inteligencie vytvárajú  príležitosť zásadne urýchliť súdne konania. Štát sa musí zaviazať, že pravidlá pre podnikanie sa zjednodušia na štandard najlepšej praxe v rámci EÚ a budú stabilné a predvídateľné. Výrazne tým zníži náklady podnikov. Profesionálna a stabilná štátna služba zabezpečí kontinuitu a dodržiavanie týchto pravidiel naprieč volebnými obdobiami. </w:t>
      </w:r>
    </w:p>
    <w:p w14:paraId="43F43F0B" w14:textId="77777777" w:rsidR="009C2DA3" w:rsidRDefault="009C2DA3" w:rsidP="009C2DA3">
      <w:pPr>
        <w:jc w:val="both"/>
      </w:pPr>
    </w:p>
    <w:p w14:paraId="0C23726C" w14:textId="77777777" w:rsidR="009C2DA3" w:rsidRDefault="009C2DA3" w:rsidP="009C2DA3">
      <w:pPr>
        <w:jc w:val="both"/>
      </w:pPr>
      <w:r>
        <w:t xml:space="preserve">Posledným predpokladom sú aktívne intervencie na znižovanie nákladov firiem. Slovensko musí cieliť na konkurencieschopnosť a pozíciu nákladového lídra medzi krajinami V4 a južnej Európy. Možnosťou je v spolupráci so sociálnymi partnermi prehodnotiť systém nesystémových benefitov a umožniť firmám rýchlu a flexibilnú adaptáciu na meniace sa podmienky. Zároveň je však potrebné zabezpečiť robustnú a predvídateľnú ochranu dôstojného života občanov počas prechodov medzi zamestnaniami. </w:t>
      </w:r>
    </w:p>
    <w:p w14:paraId="46E96284" w14:textId="77777777" w:rsidR="009C2DA3" w:rsidRDefault="009C2DA3" w:rsidP="009C2DA3">
      <w:pPr>
        <w:jc w:val="both"/>
      </w:pPr>
    </w:p>
    <w:p w14:paraId="02752E29" w14:textId="77777777" w:rsidR="009C2DA3" w:rsidRDefault="009C2DA3" w:rsidP="009C2DA3">
      <w:pPr>
        <w:pStyle w:val="Nadpis2"/>
        <w:jc w:val="both"/>
      </w:pPr>
      <w:bookmarkStart w:id="55" w:name="_swgnsudpxt3g" w:colFirst="0" w:colLast="0"/>
      <w:bookmarkEnd w:id="55"/>
      <w:r>
        <w:lastRenderedPageBreak/>
        <w:t>3. Bezpečnosť a adaptabilita</w:t>
      </w:r>
    </w:p>
    <w:p w14:paraId="647883F4" w14:textId="77777777" w:rsidR="009C2DA3" w:rsidRDefault="009C2DA3" w:rsidP="009C2DA3">
      <w:pPr>
        <w:jc w:val="both"/>
        <w:rPr>
          <w:i/>
          <w:iCs/>
        </w:rPr>
      </w:pPr>
      <w:r>
        <w:rPr>
          <w:i/>
          <w:iCs/>
        </w:rPr>
        <w:t>Zaistiť bezpečnosť krajiny a úspešne sa adaptovať rizikám</w:t>
      </w:r>
    </w:p>
    <w:p w14:paraId="7E6B1629" w14:textId="77777777" w:rsidR="009C2DA3" w:rsidRDefault="009C2DA3" w:rsidP="009C2DA3">
      <w:pPr>
        <w:jc w:val="both"/>
      </w:pPr>
    </w:p>
    <w:p w14:paraId="6D3E10A9" w14:textId="77777777" w:rsidR="009C2DA3" w:rsidRDefault="009C2DA3" w:rsidP="009C2DA3">
      <w:pPr>
        <w:jc w:val="both"/>
      </w:pPr>
      <w:r>
        <w:t xml:space="preserve">Talentu aj firmám sa bude na Slovensku dariť v prípade, že bude bezpečné, stabilné a predvídateľné. Úplným základom je udržiavanie demokratického zriadenia v súlade s hodnotami a Ústavou Slovenskej republiky. Silná demokracia so všetkými jej atribútmi vysiela signál predvídateľnosti pravidiel, právneho štátu a stability. Slovensko chráni aktívne a zodpovedné členstvo v ekonomických a obranných spojenectvách s našimi existujúcimi partnermi najmä v EÚ a NATO. </w:t>
      </w:r>
    </w:p>
    <w:p w14:paraId="011227A6" w14:textId="77777777" w:rsidR="009C2DA3" w:rsidRDefault="009C2DA3" w:rsidP="009C2DA3">
      <w:pPr>
        <w:jc w:val="both"/>
      </w:pPr>
    </w:p>
    <w:p w14:paraId="3087AF59" w14:textId="77777777" w:rsidR="009C2DA3" w:rsidRDefault="009C2DA3" w:rsidP="009C2DA3">
      <w:pPr>
        <w:jc w:val="both"/>
      </w:pPr>
      <w:r>
        <w:t xml:space="preserve">Mier, bezpečnosť a odolnosť sú podmienkou stability investícií a istoty ľudí. Slovensko čelí širokému spektru hrozieb, od vojnových konfliktov a kybernetických útokov až po skryté formy vplyvu, ako sú manipulácia algoritmov, šírenie dezinformácií či nebezpečná spoločenská a politická fragmentácia. Musíme mať za cieľ vytvoriť komplexný systém bezpečnosti, ktorý integruje fyzickú, energetickú, potravinovú a kybernetickú odolnosť do jedného dátovo a kompetenčne prepojeného celku. Systematické prepájanie s aktivitami spojencov zníži šancu na rôzne typy útokov na krajinu. Kľúčovým prvkom komplexnej odolnosti je špičkový výskum. Vzhľadom na šírku bezpečnostných hrozieb nestačí budovať len odolnosť systémov ale aj jednotlivcov a komunít. Je preto nutné investovať do technických smerov, ale aj do prírodovedných, sociálno-vedných, humanitných a umeleckých disciplín. </w:t>
      </w:r>
    </w:p>
    <w:p w14:paraId="605EAAF8" w14:textId="77777777" w:rsidR="009C2DA3" w:rsidRDefault="009C2DA3" w:rsidP="009C2DA3">
      <w:pPr>
        <w:jc w:val="both"/>
      </w:pPr>
    </w:p>
    <w:p w14:paraId="2AD1D5EE" w14:textId="77777777" w:rsidR="009C2DA3" w:rsidRDefault="009C2DA3" w:rsidP="009C2DA3">
      <w:pPr>
        <w:numPr>
          <w:ilvl w:val="0"/>
          <w:numId w:val="6"/>
        </w:numPr>
        <w:jc w:val="both"/>
      </w:pPr>
      <w:r>
        <w:t>adaptabilita - klimatická</w:t>
      </w:r>
    </w:p>
    <w:p w14:paraId="4F08E7EC" w14:textId="77777777" w:rsidR="009C2DA3" w:rsidRDefault="009C2DA3" w:rsidP="009C2DA3">
      <w:pPr>
        <w:jc w:val="both"/>
      </w:pPr>
    </w:p>
    <w:p w14:paraId="23B6281F" w14:textId="77777777" w:rsidR="009C2DA3" w:rsidRDefault="009C2DA3" w:rsidP="009C2DA3">
      <w:pPr>
        <w:pStyle w:val="Nadpis2"/>
        <w:jc w:val="both"/>
      </w:pPr>
      <w:bookmarkStart w:id="56" w:name="_mdm3w8mnuy29" w:colFirst="0" w:colLast="0"/>
      <w:bookmarkEnd w:id="56"/>
      <w:r>
        <w:t>4. Tmely spoločnosti</w:t>
      </w:r>
    </w:p>
    <w:p w14:paraId="1E2DE982" w14:textId="77777777" w:rsidR="009C2DA3" w:rsidRDefault="009C2DA3" w:rsidP="009C2DA3">
      <w:pPr>
        <w:jc w:val="both"/>
        <w:rPr>
          <w:i/>
          <w:iCs/>
        </w:rPr>
      </w:pPr>
      <w:r>
        <w:rPr>
          <w:i/>
          <w:iCs/>
        </w:rPr>
        <w:t>Aktívne spájať a kultivovať spoločnosť</w:t>
      </w:r>
    </w:p>
    <w:p w14:paraId="6263D533" w14:textId="77777777" w:rsidR="009C2DA3" w:rsidRDefault="009C2DA3" w:rsidP="009C2DA3">
      <w:pPr>
        <w:jc w:val="both"/>
        <w:rPr>
          <w:i/>
          <w:iCs/>
        </w:rPr>
      </w:pPr>
    </w:p>
    <w:p w14:paraId="2AF6EF7A" w14:textId="77777777" w:rsidR="009C2DA3" w:rsidRDefault="009C2DA3" w:rsidP="009C2DA3">
      <w:pPr>
        <w:jc w:val="both"/>
      </w:pPr>
      <w:r>
        <w:t xml:space="preserve">Slovensko len ťažko dosiahne zložité transformácie s najnižšou mierou generalizovanej dôvery v Európe a nízkou dôverou vo verejné inštitúcie. Nízka dôvera zvyšuje transakčné náklady firiem a znižuje ich profitabilitu. Ako ukazujú príklady zo zahraničia, efektívna obrana krajiny v prípade jej napadnutia závisí aj na odolnej a súdržnej spoločnosti, ktorá dôveruje inštitúciám a aj sama sebe. Spoločnosti s vyššou mierou angažovanosti a dôvery majú aj spokojnejších obyvateľov. Dôveru, súdržnosť a odolnosť je možné systematicky podporovať, a to aj s pomocou cirkví, samospráv a občianskej spoločnosti. Formálne aj neformálne združenia a komunity držia spoločnosť pohromade aj ťažkých časoch. Dôveru v inštitúcie treba budovať zvyšovaním kompetentnosti, integrity a schopnosti doručovať kvalitné služby. </w:t>
      </w:r>
    </w:p>
    <w:p w14:paraId="5E4DEF04" w14:textId="77777777" w:rsidR="009C2DA3" w:rsidRDefault="009C2DA3" w:rsidP="009C2DA3">
      <w:pPr>
        <w:spacing w:before="240" w:after="240"/>
        <w:jc w:val="both"/>
      </w:pPr>
      <w:r>
        <w:t xml:space="preserve">Kultúra je základom dobre fungujúcej spoločnosti, zdrojom inovácií a podnikavosti aj priestorom zdieľanej skúsenosti. Prostredníctvom nej si spoločnosť vytvára svoj vlastný príbeh, reflektuje svoju históriu a učí sa z nej. Kultúra nie je izolovaný sektor a nemá  jedno presne vymedzené miesto v tejto vízii, ale prepája viacero kľúčových oblastí. Buduje dôveru, </w:t>
      </w:r>
      <w:r>
        <w:lastRenderedPageBreak/>
        <w:t>empatiu a sp</w:t>
      </w:r>
      <w:r>
        <w:rPr>
          <w:vertAlign w:val="superscript"/>
        </w:rPr>
        <w:footnoteReference w:id="3"/>
      </w:r>
      <w:r>
        <w:t xml:space="preserve">oločnú identitu v spoločnosti. Podporuje kreativitu, inovácie a vznik nových odvetví v ekonomike. Otvára priestor pre kritickú reflexiu moci a slobodnú výmenu názorov v demokracii a zároveň prináša radosť, zmysel a emocionálne prežívanie, čím zvyšuje kvalitu života a dôveru medzi ľuďmi. Zároveň je testom kvality demokracie. Tam, kde je kultúra slobodná, rozmanitá a kritická, je silná aj demokracia. </w:t>
      </w:r>
    </w:p>
    <w:p w14:paraId="6ED7422B" w14:textId="77777777" w:rsidR="009C2DA3" w:rsidRDefault="009C2DA3" w:rsidP="009C2DA3">
      <w:pPr>
        <w:spacing w:before="240" w:after="240"/>
        <w:jc w:val="both"/>
      </w:pPr>
      <w:r>
        <w:t xml:space="preserve">Občianska spoločnosť je chrbtovou kosťou demokracie. Jej rola je mnohovrstvová: od poskytovania služieb zraniteľným skupinám a jednotlivcom až po prinášanie inovácií, ktoré štát následne integruje do svojich systémov. Krízy ako pandémia COVID-19 či vojna na Ukrajine potvrdili jej schopnosť rýchlej mobilizácie v situáciách, kde štát nedokáže reagovať dostatočne rýchlo a pružne. Občianska spoločnosť je strážcom transparentnosti a spolutvorcom pluralitnej debaty, buduje sociálnu súdržnosť a dôveru v spoločnosti na pôdoryse európskych hodnôt. V miere dôveryhodnosti pri doručovaní humanitárnych a charitatívnych služieb dosahuje vyššiu mieru dôvery ako ostatné sektory. Podobne ako kultúra alebo médiá pomáha tvoriť spoločný príbeh spoločnosti a štátu pri spoluvytváraní verejnej hodnoty. Priestor pre občiansku spoločnosť musí byť chránený, systematicky rozvíjaný a financovaný pretože bez nej je transformácia ekonomiky, kvalita demokracie, bezpečnosť i odolnosť krajiny, či rast kvality života ťažko uskutočniteľný. </w:t>
      </w:r>
    </w:p>
    <w:p w14:paraId="1823B723" w14:textId="77777777" w:rsidR="009417BE" w:rsidRDefault="009417BE">
      <w:pPr>
        <w:jc w:val="both"/>
      </w:pPr>
    </w:p>
    <w:p w14:paraId="2D356E8A" w14:textId="77777777" w:rsidR="009417BE" w:rsidRDefault="009417BE">
      <w:pPr>
        <w:pStyle w:val="Nadpis1"/>
        <w:rPr>
          <w:b/>
          <w:bCs/>
        </w:rPr>
      </w:pPr>
      <w:bookmarkStart w:id="57" w:name="_agzkuwr5ce23" w:colFirst="0" w:colLast="0"/>
      <w:bookmarkEnd w:id="57"/>
    </w:p>
    <w:p w14:paraId="75DE8024" w14:textId="77777777" w:rsidR="009417BE" w:rsidRDefault="00000000">
      <w:pPr>
        <w:pStyle w:val="Nadpis1"/>
        <w:spacing w:before="240" w:after="240"/>
        <w:jc w:val="both"/>
        <w:rPr>
          <w:highlight w:val="yellow"/>
        </w:rPr>
      </w:pPr>
      <w:bookmarkStart w:id="58" w:name="_9krkais8aghw" w:colFirst="0" w:colLast="0"/>
      <w:bookmarkEnd w:id="58"/>
      <w:r>
        <w:rPr>
          <w:b/>
          <w:bCs/>
        </w:rPr>
        <w:t xml:space="preserve">Cesta k Slovensku 2040 </w:t>
      </w:r>
    </w:p>
    <w:p w14:paraId="73E6E760" w14:textId="77777777" w:rsidR="009417BE" w:rsidRDefault="009417BE"/>
    <w:p w14:paraId="7C474947" w14:textId="77777777" w:rsidR="009417BE" w:rsidRDefault="00000000">
      <w:r>
        <w:t xml:space="preserve">Definícia kvality života. </w:t>
      </w:r>
    </w:p>
    <w:p w14:paraId="55D32F4A" w14:textId="77777777" w:rsidR="009417BE" w:rsidRDefault="009417BE"/>
    <w:p w14:paraId="21CA0586" w14:textId="77777777" w:rsidR="009417BE" w:rsidRDefault="00000000">
      <w:r>
        <w:t xml:space="preserve">Schéma o štruktúre vízie. </w:t>
      </w:r>
    </w:p>
    <w:p w14:paraId="5E429EC6" w14:textId="77777777" w:rsidR="009417BE" w:rsidRDefault="009417BE"/>
    <w:p w14:paraId="3CD1FB81" w14:textId="77777777" w:rsidR="009417BE" w:rsidRDefault="00000000">
      <w:r>
        <w:t>Vízia Slovenska 2040 nie je zoznam želaní. Je to reťazec súvisiacich a vzájomne sa podmieňujúcich predpokladov. Ak sa nenaplní jeden, veľmi pravdepodobne sa nepodarí dosiahnuť ani tie ďalšie. Vízia stavia na východiskovej situácii a kľúčových trendoch, ktoré formujú predpoklady, bez ktorých sa zvyšok vízie nedá naplniť bez ohľadu na to, koľko úsilia sa do ostatných oblastí investuje.</w:t>
      </w:r>
    </w:p>
    <w:p w14:paraId="5EAA5B14" w14:textId="77777777" w:rsidR="009417BE" w:rsidRDefault="009417BE"/>
    <w:p w14:paraId="4874F897" w14:textId="77777777" w:rsidR="009417BE" w:rsidRDefault="00000000">
      <w:r>
        <w:t xml:space="preserve">Prvým z nich je starnutie populácie. Ako ukazujú doterajšie skúsenosti aj príklady iných krajín,  je len veľmi málo ovplyvniteľné politickými rozhodnutiami aj keď verejné politiky môžu mať pozitívny vplyv.  Počet obyvateľov v produktívnom veku (15 - 64 rokov) bude podľa všetkých demografických scenárov klesať, kým počet seniorov (vo veku 65 a viac rokov) bude kontinuálne a pomerne dynamicky rásť. Index ekonomického zaťaženia sa zo súčasných (31.12.2025) takmer 54 osôb v neproduktívnom veku na 100 osôb v </w:t>
      </w:r>
      <w:r>
        <w:lastRenderedPageBreak/>
        <w:t xml:space="preserve">produktívnom priblíži podľa stredného scenára v roku 2040 k 61 osobám. V druhej polovici 50. rokov však bude už prekračovať hranicu 80 osôb. Podiel osôb v seniorskom veku (65+ rokov) sa tak do roku 2040  zvýši zo súčasných (31.12.2025) 19 % na viac ako 25 %. Tento rastový trend by mal podľa stredného scenára kulminovať koncom 50. rokov na úrovni približne 33 %. Súbežne sa končí obdobie, keď Slovensko dokázalo financovať investičný dlh z európskych kohéznych fondov. Už v nadchádzajúcom programovom období 2027 - 2034 sa v reálnych hodnotách očakáva pokles objemu alokovaných prostriedkov, ktorý sa s veľkou pravdepodobnosťou do roku 2040 ešte zníži. Rozdiel bude musieť pokryť domáca ekonomika. K tomu pristupujú rastúce náklady na obranu, energetickú bezpečnosť a dovoz surovín, obsluhu dlhu a zmenu klímy, ktoré zvyšujú nároky na výdavky. Stojíme zároveň na prahu ďalekosiahlych technologických zmien spojených s nástupom umelej inteligencie, ktoré môžu akcelerovať tak pozitívne ako aj negatívne trendy.  </w:t>
      </w:r>
    </w:p>
    <w:p w14:paraId="4A718907" w14:textId="77777777" w:rsidR="009417BE" w:rsidRDefault="009417BE"/>
    <w:p w14:paraId="00A2B906" w14:textId="77777777" w:rsidR="009417BE" w:rsidRDefault="00000000">
      <w:r>
        <w:t>Táto situácia nás stavia pred nevyhnutnú voľbu.  Buď Slovensko začne razantnejšie zvyšovaťhodnotu, ktorú jeden pracujúci vyprodukuje, alebo príjmy obyvateľov aj štátu začnú reálne klesať, čo sa prejaví na kvalite a rozsahu verejných služieb dostupných v krajine. retia možnosť neexistuje. Z tohto jediného záväzného cieľa sa dá spätne odvodiť, čo musí krajina zvládnuť, aby ho dosiahla. Po prvé, potrebuje štát, ktorý má zdroje a kapacitu  reformy navrhnúť a riadiť. Po druhé, potrebuje ľudí, ktorí ich dokážu uskutočniť, komunikovať a zároveň byť nositeľmi pozitívnych zmien. . Po tretie, potrebuje ekonomiku, ktorá reaguje na technologické zmeny,  je spoločensky a ekologicky udržateľná a generuje dostatok zdrojov. . Po štvrté, potrebuje energetický systém, ktorý takúto ekonomiku fyzicky unesie. Po piate, potrebuje spoločenskú dôveru, bez ktorej sa dlhodobé reformy nepresadia. A po šieste, potrebuje mier a  bezpečnostný rámec, ktorý dáva  plánovaniu zmysel. Týchto šesť bodov tvorí kritickú cestu vízie.</w:t>
      </w:r>
    </w:p>
    <w:p w14:paraId="7DA0C8BC" w14:textId="77777777" w:rsidR="009417BE" w:rsidRDefault="009417BE"/>
    <w:p w14:paraId="1C41BEEC" w14:textId="77777777" w:rsidR="009417BE" w:rsidRDefault="00000000">
      <w:pPr>
        <w:rPr>
          <w:highlight w:val="red"/>
        </w:rPr>
      </w:pPr>
      <w:r>
        <w:t xml:space="preserve">Prvým kľúčovým predpokladom je akcieschopný štát s konsolidovanými verejnými financiami. Bez profesionalizovanej a stabilnej štátnej služby, nezávislej od politického cyklu, bez zníženia štrukturálneho deficitu pod 3 % HDP a bez prechodu od redistribučnej k investičnej funkcii štátu nebude z čoho financovať ostatné ambície Vízie. Ani reformu školstva, ani modernizáciu zdravotníctva, ani energetickú transformáciu, ani obranu. Súčasná situácia si vyžaduje razantnejšie okresanie prevádzkových výdavkov štátu a celkovo múdrejšie využívanie verejných zdrojov. Zefektívnenie sa musí týkať ako územnej samosprávy, tak aj štátnej správy. Štát, ktorý minie dominantnú časť rozpočtu na mandatórne výdavky a obsluhu dlhu, má nulový manévrovací priestor pre realizáciu stratégie. Ak chceme ekonomicky konvergovať k priemeru EÚ, potrebujeme štát schopný efektívne vyberať a investovať verejné zdroje. Efektívnosť nevyhnutne predpokladá schopnosť rozhodovať sa na základe dát a v rozhodnutiach zohľadňovať zdokumentované dopady politík. Starnutie obyvateľstva, výrazný technologický pokrok a očakávané zhoršovanie čistej pozície Slovenska voči rozpočtu EÚ vytvárajú situáciu v ktorej zotrvávanie v aktuálnom modeli fungovania nie je dlhodobo udržateľné. Technologický pokrok zároveň otvára nové príležitosti zefektívňovania fungovania štátu, ním realizovaných politík a služieb.. </w:t>
      </w:r>
    </w:p>
    <w:p w14:paraId="21463509" w14:textId="77777777" w:rsidR="009417BE" w:rsidRDefault="009417BE"/>
    <w:p w14:paraId="1D6D50D2" w14:textId="77777777" w:rsidR="009417BE" w:rsidRDefault="00000000">
      <w:r>
        <w:lastRenderedPageBreak/>
        <w:t>Druhou kľúčovou témou je ľudský kapitál. Demografický úbytok pracujúcich sa dá čiastočne kompenzovať troma spôsobmi. Vyššou produktivitou existujúcich pracujúcich, teda rastom produktivity práce. Aktiváciou či alokáciou tých, ktorí dnes stoja mimo trhu práce (rodičia, dlhodobo nezamestnaní, obyvatelia marginalizovaných rómskych komunít). Riadenou migračnou politikou. Všetky tri si vyžadujú funkčný vzdelávací systém na všetkých úrovniach. Predškolské vzdelávanie dostupné od nižšieho veku detí umožní postupné skrátenie rodičovskej dovolenky. Vďaka jeho dostupnosti a aktívnej propagácií v marginalizovaných komunitách bude postupne znižované znevýhodnenie, ktoré žiaci z týchto komunít zažívajú v začiatkoch základného vzdelania. Učitelia na základných  aj stredných školách tak získajú možnosť do väčšej miery využívať aktivity pre rozvoj kľúčových kompetencií žiakov a študentov, ktoré sa im otvárajú vďaka kurikulárnej reforme. Dôsledkom bude, okrem iného, aj zvrátenie prepadu Slovenska v základných zručnostiach 15-ročných. Stredoškolské a vysokoškolské štúdium atraktívne pre domácich aj zahraničných študentov s prepojením vyučovania na prax, by malo zásobiť slovenský trh práce kvalifikovanými pracovníkmi. Posilnené budú kratšie vysokoškolské a po-stredoškolské (nadstavbové) programy s odbornosťou korešpondujúcou potrebám trhu práce a prepojením na prax. Tieto typy programov doplnia ponuku kurzov celoživotného vzdelávania, ktoré bude do veľkej miery dostupné počas nezamestnanosti. Bez tohto posunu nebudeme pripravení zvládnuť technologickú zmenu a reformy v iných oblastiach nebude mať kto kompetentne realizovať.</w:t>
      </w:r>
    </w:p>
    <w:p w14:paraId="05C244C3" w14:textId="77777777" w:rsidR="009417BE" w:rsidRDefault="009417BE"/>
    <w:p w14:paraId="08D4905C" w14:textId="77777777" w:rsidR="009417BE" w:rsidRDefault="00000000">
      <w:r>
        <w:t xml:space="preserve">Treťou hlavnou podmienkou je rast produktivity a zmena charakteru ekonomiky. Cieľ zmenšiť produktivitnú medzeru voči EÚ z 34 % na 15 % nie je ambíciou, ale dolným limitom toho, čo musí krajina dosiahnuť, aby si udržala životnú úroveň. Nutnými predpokladmi sú predvídateľné podnikateľské prostredie, ktoré je priamou funkciou akcieschopnosti štátu z prvého predpokladu; a daňovo odvodový mix umožňujúci nákladovú konkurencieschopnosť. Ďalší rast produktivity si tiež vyžaduje posun kapitálového vybavenia „od ocele k dátam", teda od strojov k intelektuálnemu vlastníctvu, zmenu pozície slovenských firiem v globálnych hodnotových reťazcoch a zvýšenie miery investovania nad priemer EÚ. Okrem verejných investícií potrebujeme zvýšiť aj mieru investovania súkromnej sféry do oblastí zvyšujúcich produktivitu práce a rast pridanej hodnoty vytvorenej na Slovensku. Pre dosiahnutie tohto cieľa je potrebné správne nastaviť motivácie pre investičnú aktivitu v tejto oblasti. Slovensko môže ťažiť zo svojej orientácie na priemyselnú výrobu a podporovať vznik inovatívnych služieb a technológií pre výrobnú sféru, ale aj všeobecne služieb s vyššou pridanou hodnotou. </w:t>
      </w:r>
    </w:p>
    <w:p w14:paraId="5DB2D0A4" w14:textId="77777777" w:rsidR="009417BE" w:rsidRDefault="00000000">
      <w:r>
        <w:t>Štvrtým kľúčovým predpokladom je stabilná, cenovo konkurencieschopná a nízkouhlíková energetika. Tento bod si zaslúži samostatné postavenie, pretože predstavuje fyzické obmedzenie celej ekonomickej transformácie. Elektrifikácia priemyslu, dopravy a vykurovania je podmienkou splnenia klimatických záväzkov aj hospodárskej konkurencieschopnosti. Nástup AI a nových technológií stavia na nízkouhlíkovej elektrickej energii.  Krajiny, ktoré nezabezpečia jej dostatočné, stabilné a cenovo dostupné dodávky, stratia priemyselné investície bez ohľadu na to, aké atraktívne majú daňové alebo pracovné prostredie. Slovensko má výhodu existujúcej jadrovej základne aj s perspektívou jej ďalšieho rozvoja, ale bez masívneho rozvoja a rozumného nasadzovania obnoviteľných zdrojov, skladovania energie a modernizácie sietí sa táto výhoda nepremení na želaný výsledok.</w:t>
      </w:r>
    </w:p>
    <w:p w14:paraId="2FFB1EC3" w14:textId="77777777" w:rsidR="009417BE" w:rsidRDefault="009417BE"/>
    <w:p w14:paraId="4FD7E9FE" w14:textId="77777777" w:rsidR="009417BE" w:rsidRDefault="00000000">
      <w:r>
        <w:t>Piatou hlavnou témou je dôvera a spoločenská súdržnosť. Táto téma je v spoločenskom a politickom diskurze  stále podceňovaná, hoci je kritická pre naplnenie cieľov vízie. Všetky štyri predchádzajúce predpoklady si vyžadujú reformy, ktoré sú politicky ťažké, spoločensky bolestivé a presahujú volebné obdobia. Dôchodková reforma, daňová reforma, konsolidácia siete škôl a nemocníc, transformácia energetiky, reforma štátnej správy a územnej samosprávy vyžadujú nielen politickú vôlu, ale aj dôveru obyvateľov v inšitútice a voči ostatným členom spoločnosti. Slovensko však patrí k štátom s najnižšou mierou generalizovanej dôvery v Európe a s nízkou dôverou v kľúčové verejné a politické inštitúcie. V takomto prostredí sú dlhodobé reformy politicky ťažko realizovateľné. Bez pozdvihnutia inštitucionálnej a medziľudskej dôvery a celospoločenskej akceptácie sa vízia stane len sériou striedajúcich sa pokusov o realizáciu individuálnych projektov.</w:t>
      </w:r>
    </w:p>
    <w:p w14:paraId="2938963B" w14:textId="77777777" w:rsidR="009417BE" w:rsidRDefault="009417BE"/>
    <w:p w14:paraId="7AE830EB" w14:textId="77777777" w:rsidR="009417BE" w:rsidRDefault="00000000">
      <w:r>
        <w:t xml:space="preserve">Šiestou podmienkou je mier, bezpečnosť a odolnosť. Aj keby sa ostatných päť predpokladov podarilo naplniť, stratili by význam v krajine, ktorá priamo alebo nepriamo čelí vojnovým konfliktom, </w:t>
      </w:r>
      <w:r>
        <w:rPr>
          <w:rFonts w:ascii="Roboto" w:eastAsia="Roboto" w:hAnsi="Roboto" w:cs="Roboto"/>
          <w:color w:val="444746"/>
          <w:sz w:val="21"/>
          <w:szCs w:val="21"/>
        </w:rPr>
        <w:t>novým výzvam digitálnej éry vrátane vplyvu koncentrácie ekonomickej moci, manipulovania algoritmov a sociálnych médií, umelej inteligencie, dezinformácií a politickej fragmentácie,</w:t>
      </w:r>
      <w:r>
        <w:t>, alebo ktorej ozbrojené sily nedokážu prispieť k vlastnej obrane. Mier,bezpečnosť a odolnosť nie sú samostatný pilier ani nadstavba. Predstavujú základný rámec, v ktorom vôbec dáva zmysel plánovať na 15 rokov dopredu. Bez neho sa horizont plánovania skracuje na týždne a sústredí sa na prežitie.</w:t>
      </w:r>
    </w:p>
    <w:p w14:paraId="38A99F42" w14:textId="77777777" w:rsidR="009417BE" w:rsidRDefault="009417BE"/>
    <w:p w14:paraId="5E4F726E" w14:textId="77777777" w:rsidR="009417BE" w:rsidRDefault="00000000">
      <w:r>
        <w:t xml:space="preserve">Z tejto logiky vyplývajú dva záverečné poznatky. Prvým je, že medzi šiestimi kľúčovými témami neexistuje hierarchia alebo postupnosť v zmysle „najskôr jedna, potom druhá". Musia sa realizovať súbežne, pretože každá jedna z nich je nevyhnutnou podmienkou pre všetky ostatné. </w:t>
      </w:r>
      <w:r>
        <w:rPr>
          <w:highlight w:val="red"/>
        </w:rPr>
        <w:t>Akcieschopný</w:t>
      </w:r>
      <w:r>
        <w:t xml:space="preserve"> štát si vyžaduje dôveru, dôvera si vyžaduje výkonný štát, oboje si vyžaduje bezpečné prostredie a všetko dokopy si vyžaduje funkčnú ekonomiku, ktorá ich platí.</w:t>
      </w:r>
    </w:p>
    <w:p w14:paraId="28E5BC6E" w14:textId="77777777" w:rsidR="009417BE" w:rsidRDefault="009417BE"/>
    <w:p w14:paraId="107A92F8" w14:textId="77777777" w:rsidR="009417BE" w:rsidRDefault="00000000">
      <w:r>
        <w:t>Druhým poznatkom je, že ostatné ciele vízie dostupné bývanie, zdravý a aktívny život, obehové hospodárstvo, biodiverzita, potravinová bezpečnosť, moderná mobilita aj digitalizácia služieb, nie sú v tejto logike napĺňania vízie menej dôležité. Práve naopak. Sú to oblasti, v ktorých sa kvalita života obyvateľov Slovenska v roku 2040 bude skutočne prejavovať. To, že ich neuvádzame medzi šiestimi kľúčovými predpokladmi, neznamená, že sú druhoradé. Znamená to, že sú výstupmi realizovanej vízie, nie jej vstupmi. Sú to oblasti, v ktorých sa úspech alebo zlyhanie vízie stane viditeľným. Ak zlyhá konsolidácia verejných financií, neotvorí sa priestor pre modernizáciu zdravotníctva. Ak zlyhá vzdelávací systém, nebude mať kto stavať dostupné bývanie, prevádzkovať modernú mobilitu, liečiť alebo sa starať o seniorov . Ak zlyhá energetická transformácia, potravinová bezpečnosť ani obehové hospodárstvo nebudú mať ekonomický základ. Kvalitu života nie je možné zvyšovať priamo. Dá sa zvyšovať len ako dôsledok  cez šesť kľúčových predpokladov uvedených vyššie. Ak sa niektorý z nich zanedbá, oslabí sa celá vízia bez ohľadu na to, koľko politickej pozornosti sa venuje ostatným oblastiam.</w:t>
      </w:r>
    </w:p>
    <w:p w14:paraId="4964E0C0" w14:textId="77777777" w:rsidR="009417BE" w:rsidRDefault="009417BE"/>
    <w:p w14:paraId="3E0F097B" w14:textId="77777777" w:rsidR="009417BE" w:rsidRDefault="009417BE"/>
    <w:p w14:paraId="61EB8474" w14:textId="77777777" w:rsidR="009417BE" w:rsidRDefault="009417BE"/>
    <w:p w14:paraId="23454F01" w14:textId="77777777" w:rsidR="009417BE" w:rsidRDefault="009417BE"/>
    <w:p w14:paraId="34F48C51" w14:textId="77777777" w:rsidR="009417BE" w:rsidRDefault="009417BE"/>
    <w:p w14:paraId="24B7C6AF" w14:textId="77777777" w:rsidR="009417BE" w:rsidRDefault="009417BE"/>
    <w:p w14:paraId="394DF773" w14:textId="77777777" w:rsidR="009417BE" w:rsidRDefault="009417BE"/>
    <w:p w14:paraId="7F1AC260" w14:textId="77777777" w:rsidR="009417BE" w:rsidRDefault="009417BE"/>
    <w:p w14:paraId="409FE7A4" w14:textId="77777777" w:rsidR="009417BE" w:rsidRDefault="009417BE"/>
    <w:p w14:paraId="518667B4" w14:textId="77777777" w:rsidR="009417BE" w:rsidRDefault="009417BE"/>
    <w:p w14:paraId="2C453829" w14:textId="77777777" w:rsidR="009417BE" w:rsidRDefault="009417BE"/>
    <w:p w14:paraId="76885994" w14:textId="77777777" w:rsidR="009417BE" w:rsidRDefault="009417BE"/>
    <w:p w14:paraId="67E1770D" w14:textId="77777777" w:rsidR="009417BE" w:rsidRDefault="009417BE"/>
    <w:p w14:paraId="4FA12A54" w14:textId="77777777" w:rsidR="009417BE" w:rsidRDefault="00000000">
      <w:pPr>
        <w:pStyle w:val="Nadpis1"/>
      </w:pPr>
      <w:bookmarkStart w:id="59" w:name="_5pirteg6r15q" w:colFirst="0" w:colLast="0"/>
      <w:bookmarkEnd w:id="59"/>
      <w:r>
        <w:rPr>
          <w:b/>
          <w:bCs/>
        </w:rPr>
        <w:t xml:space="preserve">Vízia Slovenska 2040 </w:t>
      </w:r>
    </w:p>
    <w:p w14:paraId="74E1B4F9" w14:textId="58E1EDB7" w:rsidR="009417BE" w:rsidRDefault="00000000">
      <w:pPr>
        <w:spacing w:before="240" w:after="240"/>
        <w:jc w:val="both"/>
      </w:pPr>
      <w:r>
        <w:t xml:space="preserve">Táto kapitola konkretizuje  transformáciu Slovenska naprieč štyrmi piliermi a dvadsiatimi identifikovanými cieľmi. Vychádza zo strategickej anticipácie, podľa ktorej je schopnosť definovať jasnú víziu budúcnosti predpokladom jej efektívnej realizácie.. Zároveň reflektuje potrebu prioritizácie, keďže simultánny pokrok vo všetkých oblastiach nie je z hľadiska dostupnosti zdrojov realistické. Je preto kľúčové sústrediť sa na priority priority definované v kapitole </w:t>
      </w:r>
      <w:r w:rsidRPr="00134A0A">
        <w:rPr>
          <w:i/>
          <w:iCs/>
        </w:rPr>
        <w:t>Cesta k Slovensku 2040,</w:t>
      </w:r>
      <w:r>
        <w:t xml:space="preserve"> ktoré predstavujú najvyšší potenciál pre systémový dopad a dlhodobú udržateľnosť rozvoja</w:t>
      </w:r>
    </w:p>
    <w:p w14:paraId="11E8BA35" w14:textId="35170097" w:rsidR="009417BE" w:rsidRDefault="00000000">
      <w:pPr>
        <w:spacing w:before="240" w:after="240"/>
        <w:jc w:val="both"/>
      </w:pPr>
      <w:r>
        <w:t>V ostatných segmentoch je  cieľom nastaviť udržateľnú trajektóriu zmien a optimalizovať alokáciu obmedzených zdrojov s dôrazom na maximalizáciu spoločenského prínosu. Tento prístup bude založený na posilnení medziinštitucionálnej spolupráce, zjednodušení regulačného rámca, novým technológiám, na implementácii dátovo riadených politík a väčšej otvorenosti k experimentovaniu s novými metódami práce v kontrolovanom prostredí. Detailné rozpracovanie implementačných nástrojov, investičných politík, potrtebných zmien a  prioritizácie bude predmetom nadväzujúceho dokumentu Stratégia Slovenska 2040.</w:t>
      </w:r>
    </w:p>
    <w:p w14:paraId="283C3F93" w14:textId="77777777" w:rsidR="009417BE" w:rsidRDefault="00000000">
      <w:pPr>
        <w:pStyle w:val="Nadpis2"/>
        <w:rPr>
          <w:b/>
          <w:bCs/>
        </w:rPr>
      </w:pPr>
      <w:bookmarkStart w:id="60" w:name="_q9dqqxklayzw" w:colFirst="0" w:colLast="0"/>
      <w:bookmarkEnd w:id="60"/>
      <w:r>
        <w:rPr>
          <w:b/>
          <w:bCs/>
        </w:rPr>
        <w:t>Kvalita života</w:t>
      </w:r>
    </w:p>
    <w:p w14:paraId="2A5FA659" w14:textId="77777777" w:rsidR="009417BE" w:rsidRDefault="00000000">
      <w:pPr>
        <w:spacing w:before="240" w:after="240"/>
        <w:jc w:val="both"/>
      </w:pPr>
      <w:r>
        <w:t>Slovensko bude v roku 2040 krajinou, kde dôstojný život nebude výnimkou, ale štandardom. Vytváranie podmienok pre kvalitný život vyžaduje zlepšovanie situácie vo via</w:t>
      </w:r>
      <w:r>
        <w:rPr>
          <w:rFonts w:ascii="Roboto" w:eastAsia="Roboto" w:hAnsi="Roboto" w:cs="Roboto"/>
          <w:color w:val="444746"/>
          <w:sz w:val="21"/>
          <w:szCs w:val="21"/>
        </w:rPr>
        <w:t>cerých oblastiach</w:t>
      </w:r>
      <w:r>
        <w:t xml:space="preserve">. Človek, ktorý žije v ekonomickej neistote, zvyčajne nemá priestor či možnosti starať sa o svoje zdravie či rozvoj svojich duševných potrieb. Kto nemá dôstojné bývanie, si len ťažko vybuduje stabilný rodinný život. Tam, kde sa ľudia navzájom nepoznajú a nedôverujú si, sa náročne presadzujú riešenia, ktoré si vyžadujú kompromis a spoločnú vôľu. </w:t>
      </w:r>
    </w:p>
    <w:p w14:paraId="327D63CC" w14:textId="77777777" w:rsidR="009417BE" w:rsidRDefault="00000000">
      <w:pPr>
        <w:pStyle w:val="Nadpis3"/>
        <w:rPr>
          <w:color w:val="000000"/>
        </w:rPr>
      </w:pPr>
      <w:bookmarkStart w:id="61" w:name="_5ycizgqors2s" w:colFirst="0" w:colLast="0"/>
      <w:bookmarkEnd w:id="61"/>
      <w:r>
        <w:rPr>
          <w:color w:val="000000"/>
        </w:rPr>
        <w:t>Dôstojná životná úroveň a odolnosť voči sociálnym rizikám</w:t>
      </w:r>
    </w:p>
    <w:p w14:paraId="0F6A5D2F" w14:textId="77777777" w:rsidR="009417BE" w:rsidRDefault="00000000">
      <w:pPr>
        <w:spacing w:before="240" w:after="240"/>
        <w:jc w:val="both"/>
      </w:pPr>
      <w:r>
        <w:t>Základom rastúcej kvality života na Slovensku bude dôstojná životná úroveň a odolnosť voči sociálnym rizikám. Do roku 2040 sa Slovensko priblíži k priemeru životnej úrovne krají</w:t>
      </w:r>
      <w:r>
        <w:rPr>
          <w:highlight w:val="white"/>
        </w:rPr>
        <w:t xml:space="preserve">n EÚ a </w:t>
      </w:r>
      <w:r>
        <w:rPr>
          <w:highlight w:val="white"/>
        </w:rPr>
        <w:lastRenderedPageBreak/>
        <w:t xml:space="preserve">práca bude zdrojom rastúcej životnej úrovne a kvality života, nielen pre pracujúcich, ale aj ich rodiny. </w:t>
      </w:r>
      <w:r>
        <w:t xml:space="preserve">Riziko chudoby a sociálneho vylúčenia výrazne klesne, finančná odolnosť domácností bude rásť a regionálne rozdiely v životnej úrovni sa postupne zmenšia. Znevýhodnenia sa budú čoraz menej prenášať z generácie na generáciu a životné šance ľudí z rôzneho sociálneho prostredia sa vyrovnajú.  V obdobiach životných rizík bude dostupná účinná a adekvátna ochrana a zároveň sa podporí samostatnosť a medzigeneračná mobilitu. Ľudia odkázaní na pomoc iných budú mať prístup ku kvalitným a dostupným službám a rodiny s deťmi sa budú môcť oprieť o dostupnú sieť starostlivosti o deti. Fungujúca podpora rodín, verejných a neverejných aktérov umožní, aby občania možnosť výberu sociálnej služby, čo najbližšie k rodine a komunite. </w:t>
      </w:r>
    </w:p>
    <w:p w14:paraId="7E857FE7" w14:textId="77777777" w:rsidR="009417BE" w:rsidRDefault="00000000">
      <w:pPr>
        <w:pStyle w:val="Nadpis4"/>
        <w:spacing w:before="240" w:after="240"/>
        <w:jc w:val="both"/>
      </w:pPr>
      <w:bookmarkStart w:id="62" w:name="_cqmawrfvmj18" w:colFirst="0" w:colLast="0"/>
      <w:bookmarkEnd w:id="62"/>
      <w:r>
        <w:t>Zníži sa rozsah chudoby a sociálneho vylúčenia</w:t>
      </w:r>
    </w:p>
    <w:p w14:paraId="6288CB15" w14:textId="77777777" w:rsidR="009417BE" w:rsidRDefault="00000000">
      <w:pPr>
        <w:spacing w:before="240" w:after="240"/>
        <w:jc w:val="both"/>
      </w:pPr>
      <w:r>
        <w:t>Slovensko bude smerovať k spoločnosti, v ktorej chudoba a sociálne vylúčenie prestávajú byť systémovým problémom. Podiel ľudí ohrozených chudobou alebo sociálnym vylúčením sa zníži, a to aj vďaka efektívnemu systému sociálnych dávok a služieb, ktorý poskytuje adekvátnu pomoc a podporu v ťažkých životných situáciách a fázach životného cyklu. Zmiernia sa regionálne rozdiely v sociálnych rizikách, pričom sa zohľadnia rozdiely medzi typmi regiónov a lokalít, dôjde k zásadnému zlepšeniu situácie v margnalizovaných komunitách. Nejde pritom len o znižovanie príjmovej chudoby, ale aj o obmedzovanie materiálneho nedostatku a sociálnych bariér, ktoré ľuďom bránia viesť dôstojný život a plnohodnotne sa zapájať do spoločnosti.</w:t>
      </w:r>
    </w:p>
    <w:p w14:paraId="34E3E2BC" w14:textId="77777777" w:rsidR="009417BE" w:rsidRDefault="00000000">
      <w:pPr>
        <w:pStyle w:val="Nadpis4"/>
        <w:spacing w:before="240" w:after="240"/>
        <w:jc w:val="both"/>
      </w:pPr>
      <w:bookmarkStart w:id="63" w:name="_qvc9wqi7dty9" w:colFirst="0" w:colLast="0"/>
      <w:bookmarkEnd w:id="63"/>
      <w:r>
        <w:t>Vyššie príjmy budú základom pre dôstojnú životnú úroveň</w:t>
      </w:r>
    </w:p>
    <w:p w14:paraId="257E14AC" w14:textId="77777777" w:rsidR="009417BE" w:rsidRDefault="00000000">
      <w:pPr>
        <w:spacing w:before="240" w:after="40"/>
        <w:jc w:val="both"/>
      </w:pPr>
      <w:r>
        <w:t>Práca na Slovensku bude základom rastúcej životnej úrovne. Postavenie práce sa posilní tak, aby sa podiel pracujúcich osôb vystavených riziku príjmovej chudoby znižoval. Tento cieľ v sebe zahŕňa aj znižovanie vysokého daňovo-odvodového zaťaženia práce a pokračovanie v podpore ochrany zamestnancov, vrátane osôb pracujúcich v prekérnych zamestnaniach. a to aj podporou kolektívneho vyjednávania a rozvíjania sociálneho dialógu a ich úlohy pri zlepšovaní celkovej kvality pracovných podmienok. Rast príjmov pracujúcich podporí dobiehanie príjmovej úrovne domácností voči priemeru EÚ. V roku 2040 bude podiel pracujúcich ohrozených príjmovou chudobou nižší, kolektívne vyjednávanie a sociálny dialóg sa posilnia a príjmová aj mzdová úroveň sa priblížia priemeru EÚ.</w:t>
      </w:r>
    </w:p>
    <w:p w14:paraId="70EBE42C" w14:textId="77777777" w:rsidR="009417BE" w:rsidRDefault="00000000">
      <w:pPr>
        <w:pStyle w:val="Nadpis4"/>
        <w:spacing w:before="240" w:after="240"/>
        <w:jc w:val="both"/>
        <w:rPr>
          <w:i/>
          <w:iCs/>
        </w:rPr>
      </w:pPr>
      <w:bookmarkStart w:id="64" w:name="_drtcfu64a9pd" w:colFirst="0" w:colLast="0"/>
      <w:bookmarkEnd w:id="64"/>
      <w:r>
        <w:t>Zvýši sa finančná stabilita domácností</w:t>
      </w:r>
    </w:p>
    <w:p w14:paraId="249D5616" w14:textId="77777777" w:rsidR="009417BE" w:rsidRDefault="00000000">
      <w:pPr>
        <w:spacing w:before="240" w:after="240"/>
        <w:jc w:val="both"/>
      </w:pPr>
      <w:r>
        <w:t xml:space="preserve">Finančná odolnosť slovenských domácností bude rásť. Domácnosti si vo väčšej miere vytvoria rezervy a budú vedieť lepšie zvládať neočakávané výdavky bez prepadu do chudoby alebo nadmerného zadlženia. </w:t>
      </w:r>
      <w:hyperlink w:anchor="_mzc8j98oyjrw">
        <w:r>
          <w:rPr>
            <w:color w:val="1155CC"/>
            <w:u w:val="single"/>
          </w:rPr>
          <w:t>Budovanie rezerv</w:t>
        </w:r>
      </w:hyperlink>
      <w:r>
        <w:t xml:space="preserve"> sa stane dôležitým preventívnym nástrojom ochrany pred chudobou a sociálnym vylúčením. Výsledkom bude zvýšenie celkovej odolnosti domácností voči turbulenciám vo vývoji ekonomiky, externým šokom i neočakávaným životným udalostiam.</w:t>
      </w:r>
    </w:p>
    <w:p w14:paraId="42FC4543" w14:textId="77777777" w:rsidR="009417BE" w:rsidRDefault="00000000">
      <w:pPr>
        <w:pStyle w:val="Nadpis4"/>
        <w:spacing w:before="240" w:after="240"/>
        <w:jc w:val="both"/>
        <w:rPr>
          <w:i/>
          <w:iCs/>
        </w:rPr>
      </w:pPr>
      <w:bookmarkStart w:id="65" w:name="_l7fnkr7fgtqr" w:colFirst="0" w:colLast="0"/>
      <w:bookmarkEnd w:id="65"/>
      <w:r>
        <w:lastRenderedPageBreak/>
        <w:t>Posilní sa rovnosť životných šancí</w:t>
      </w:r>
    </w:p>
    <w:p w14:paraId="62F9E8D0" w14:textId="77777777" w:rsidR="009417BE" w:rsidRDefault="00000000">
      <w:pPr>
        <w:spacing w:before="240" w:after="240"/>
        <w:jc w:val="both"/>
      </w:pPr>
      <w:r>
        <w:t>Slovensko bude tvoriť spoločnosť, v ktorej bude sociálny pôvod, zdravotné znevýhodnenie či rodinný stav čoraz menej predurčovať životné šance jednotlivcov. Spolupráca naprieč viacerými oblasťami pôsobnosti štátu, vrátane systému sociálnych dávok, sektoru sociálnych služieb a vzdelávacieho systému bude štandardom. Vzniknú tak podmienky pre spoločnosť založenú na rovnosti šancí a vysokej miere sociálnej mobility. Postupne sa zníži chudoba detí, zlepší sa prístup detí zo zraniteľných domácností k predprimárnemu vzdelávaniu a posilnia sa podmienky pre plnohodnotné zapojenie do vzdelávania na všetkých stupňoch.</w:t>
      </w:r>
    </w:p>
    <w:p w14:paraId="28656CB9" w14:textId="77777777" w:rsidR="009417BE" w:rsidRDefault="00000000">
      <w:pPr>
        <w:pStyle w:val="Nadpis4"/>
        <w:spacing w:before="240" w:after="240"/>
        <w:jc w:val="both"/>
      </w:pPr>
      <w:bookmarkStart w:id="66" w:name="_heozqzc2v91g" w:colFirst="0" w:colLast="0"/>
      <w:bookmarkEnd w:id="66"/>
      <w:r>
        <w:t>Posilní sa dostupnosť a kvalita sociálnych služieb</w:t>
      </w:r>
    </w:p>
    <w:p w14:paraId="5608C408" w14:textId="77777777" w:rsidR="009417BE" w:rsidRDefault="00000000">
      <w:pPr>
        <w:jc w:val="both"/>
      </w:pPr>
      <w:r>
        <w:t>V starnúcej spoločnosti sa odolné rodiny a sektor sociálnych služieb stanú kľúčovými nástrojmi manažmentu sociálnych rizík. Dostupnosť a kvalita sociálnych služieb pre osoby odkázané na pomoc iných sa zlepší tak, aby tieto služby znižovali sociálne riziká a odľahčovali kapacity rodín, a to tak smerom k ich klientom, ako aj smerom k ich rodinným príslušníkom. Do roku 2040 sa zvýši dostupnosť služieb dlhodobej starostlivosti s dôrazom na tie regióny, kde je vyšší podiel starších ľudí a nedostatočná kapacita služieb. Ďalej sa rozvinú komunitné a neinštitucionálne formy starostlivosti a posilní sa dostupnosť služieb podpory rodín a detí. Rozvinie sa nadrezortný koordinovaný systém podpory ľudí ohrozených sociálnym vylúčením alebo chudobou vrátane krízovej intervencie, preventívnych aktivít, dostupných služieb, podpory duševného zdravia, odborného poradenstva v rezortoch zdravotníctva, školstva a sociálnych vecí.</w:t>
      </w:r>
    </w:p>
    <w:p w14:paraId="2955440B" w14:textId="77777777" w:rsidR="009417BE" w:rsidRDefault="00000000">
      <w:pPr>
        <w:pStyle w:val="Nadpis3"/>
        <w:rPr>
          <w:color w:val="000000"/>
        </w:rPr>
      </w:pPr>
      <w:bookmarkStart w:id="67" w:name="_3yeaegy6kbyc" w:colFirst="0" w:colLast="0"/>
      <w:bookmarkEnd w:id="67"/>
      <w:r>
        <w:rPr>
          <w:color w:val="000000"/>
        </w:rPr>
        <w:t>Stabilné a dostupné bývanie ako základ životnej istoty</w:t>
      </w:r>
    </w:p>
    <w:p w14:paraId="47202B5E" w14:textId="77777777" w:rsidR="009417BE" w:rsidRPr="00134A0A" w:rsidRDefault="00000000">
      <w:pPr>
        <w:spacing w:before="240" w:after="240"/>
        <w:jc w:val="both"/>
      </w:pPr>
      <w:r w:rsidRPr="00134A0A">
        <w:t>Do roku 2040 sa zvýši dostupnosť bývania pre všetkých. Zvýši sa ponuka bývania a jej štruktúra bude reagovať na spoločenský dopyt. Zraniteľné domácnosti budú systematicky podporované tak, aby sa predchádzalo riziku straty bývania. Zvýši sa podiel nájomného bývania tak, aby zabezpečoval sociálnu a rezidenčnú mobilitu a podporoval inklúziu a sociálny mix. Kvalita bývania, vrátane energetickej efektívnosti a sídelného prostredia sa bude naďalej zvyšovať.</w:t>
      </w:r>
    </w:p>
    <w:p w14:paraId="382C9907" w14:textId="77777777" w:rsidR="009417BE" w:rsidRPr="00134A0A" w:rsidRDefault="00000000">
      <w:pPr>
        <w:spacing w:before="240" w:after="240"/>
        <w:jc w:val="both"/>
      </w:pPr>
      <w:r w:rsidRPr="00134A0A">
        <w:t>Slovensko sa bude rozvíjať kompaktne, polycentricky a udržateľne. Rozvoj bývania bude funkčne prepojený s rozvojom miest a vidieckych oblastí naprieč regiónmi, pričom náklady na bývanie budú predstavovať čoraz menšiu finančnú záťaž.</w:t>
      </w:r>
    </w:p>
    <w:p w14:paraId="2F3AA9B7" w14:textId="0E3FD7F0" w:rsidR="009417BE" w:rsidRDefault="009417BE">
      <w:pPr>
        <w:spacing w:before="240" w:after="240"/>
        <w:jc w:val="both"/>
      </w:pPr>
    </w:p>
    <w:p w14:paraId="788D91B1" w14:textId="77777777" w:rsidR="009417BE" w:rsidRDefault="00000000">
      <w:pPr>
        <w:pStyle w:val="Nadpis4"/>
        <w:spacing w:before="240" w:after="240"/>
        <w:jc w:val="both"/>
      </w:pPr>
      <w:bookmarkStart w:id="68" w:name="_dbpp34z6g2fd" w:colFirst="0" w:colLast="0"/>
      <w:bookmarkEnd w:id="68"/>
      <w:r>
        <w:t>Zníži sa finančné zaťaženie domácností nákladmi na bývanie</w:t>
      </w:r>
    </w:p>
    <w:p w14:paraId="6A1B26B0" w14:textId="424BC643" w:rsidR="009417BE" w:rsidRDefault="00000000">
      <w:pPr>
        <w:jc w:val="both"/>
      </w:pPr>
      <w:r>
        <w:t>Bývanie na Slovensku bude finančne dostupnejšie. Náklady na bývanie budú čoraz menej predstavovať nadmerné finančné riziko pre domácnosti. Podiel domácností s vysokými nákladmi na bývanie bude systematicky klesať. Zároveň sa zlepší primeranosť pomeru cien bývania k príjmom domácností.</w:t>
      </w:r>
    </w:p>
    <w:p w14:paraId="2EA823A7" w14:textId="1A47F8FA" w:rsidR="009417BE" w:rsidRDefault="00000000">
      <w:pPr>
        <w:spacing w:before="240" w:after="240"/>
        <w:jc w:val="both"/>
      </w:pPr>
      <w:r w:rsidRPr="00134A0A">
        <w:rPr>
          <w:color w:val="666666"/>
          <w:sz w:val="24"/>
          <w:szCs w:val="24"/>
        </w:rPr>
        <w:lastRenderedPageBreak/>
        <w:t>Zlepší sa kvalitatívna stránka existujúceho, ako aj novovznikajúceho bytového fondu. Podporí sa dôstojné, kvalitné a funkčne primerané bývanie, ktoré bude zodpovedať veľkosti a sociálnej štruktúre domácností. Súčasťou tejto ambície bude aj zlepšovanie kvality obytného prostredia, posilňovanie komunitného života a kultivácia okolitého prostredia. Do roku 2040 sa zníži miera preplnenosti domácností v sociálne a ekonomicky znevýhodnených skupinách a zlepší sa štandard a kvalita bývania.</w:t>
      </w:r>
    </w:p>
    <w:p w14:paraId="036C7EDC" w14:textId="77777777" w:rsidR="009417BE" w:rsidRDefault="00000000">
      <w:pPr>
        <w:pStyle w:val="Nadpis4"/>
        <w:spacing w:before="240" w:after="240"/>
        <w:jc w:val="both"/>
      </w:pPr>
      <w:bookmarkStart w:id="69" w:name="_6kvump25rwen" w:colFirst="0" w:colLast="0"/>
      <w:bookmarkEnd w:id="69"/>
      <w:r>
        <w:t>Lokality s nedostatočnou ponukou budú dostupnejšie</w:t>
      </w:r>
    </w:p>
    <w:p w14:paraId="744B7272" w14:textId="6BA31629" w:rsidR="009417BE" w:rsidRDefault="00000000">
      <w:pPr>
        <w:spacing w:before="240" w:after="240"/>
        <w:jc w:val="both"/>
      </w:pPr>
      <w:r>
        <w:t>Mestá a rastové centrá na Slovensku budú aktívne reagovať na rastúci dopyt po bývaní.  Zmierni sa nerovnováha medzi ponukou a dopytom najmä v mestských oblastiach a ich funkčne prepojených územiach. Dôraz sa bude klásť na kompaktný a priestorovo efektívny rozvoj sídelnej štruktúry s vysokou kvalitou života a efektívne využitie existujúcej infraštruktúry. Podporí sa bývanie v dobre dopravne napojených územiach s dostupnosťou služieb a pracovnými príležitosťami. Zrýchlia a zjednodušia sa procesy územného plánovania a povoľovania výstavby, odstránia sa regulačné bariéry, ktoré spomaľujú reakciu trhu na dopyt. Aktivujú sa nevyužívané plochy, bývalé priemyselné lokality (z angl. brownfields) a podvyužívané budovy. Ponuka dostupného bývania, predovšetkým v mestách a ekonomicky atraktívnych oblastiach, do roku 2040 stabilne narastie.</w:t>
      </w:r>
    </w:p>
    <w:p w14:paraId="0D7265EB" w14:textId="77777777" w:rsidR="009417BE" w:rsidRDefault="00000000">
      <w:pPr>
        <w:pStyle w:val="Nadpis4"/>
        <w:spacing w:before="240" w:after="240"/>
        <w:jc w:val="both"/>
        <w:rPr>
          <w:i/>
          <w:iCs/>
        </w:rPr>
      </w:pPr>
      <w:bookmarkStart w:id="70" w:name="_tiodsi3by1py" w:colFirst="0" w:colLast="0"/>
      <w:bookmarkEnd w:id="70"/>
      <w:r>
        <w:t xml:space="preserve">Trh s bývaním bude vyváženejší, inkluzívny a sociálne dostupný </w:t>
      </w:r>
    </w:p>
    <w:p w14:paraId="78BCAE6D" w14:textId="1BD612F4" w:rsidR="009417BE" w:rsidRDefault="00000000">
      <w:pPr>
        <w:jc w:val="both"/>
      </w:pPr>
      <w:r w:rsidRPr="00134A0A">
        <w:t>Trh s bývaním na Slovensku bude stabilnejší, diverzifikovanejší a ponúkne dostupné a kvalitné riešenia pre rôzne sociálne skupiny obyvateľstva vrátane zraniteľných domácností. Posilní sa úloha nájomného bývania ako funkčnej a dlhodobo udržateľnej alternatívy k vlastníckym formám bývania. Budú sa rozvíjať  podporné služby v snahe prispôsobovania sa meniacim sa životným situáciám domácností. Do roku 2040 sa zvýši podiel a rôznorodosť  nájomného bývania, zlepší sa dostupnosť bývania pre zraniteľné domácnosti, a budú sa uplatňovať inovatívne prístupy k ukončovaniu bezdomovectva.</w:t>
      </w:r>
    </w:p>
    <w:p w14:paraId="797C856E" w14:textId="77777777" w:rsidR="009417BE" w:rsidRDefault="00000000">
      <w:pPr>
        <w:pStyle w:val="Nadpis3"/>
        <w:keepNext w:val="0"/>
        <w:keepLines w:val="0"/>
        <w:spacing w:after="40"/>
        <w:rPr>
          <w:color w:val="000000"/>
        </w:rPr>
      </w:pPr>
      <w:bookmarkStart w:id="71" w:name="_c29b5nx2v7ue" w:colFirst="0" w:colLast="0"/>
      <w:bookmarkEnd w:id="71"/>
      <w:r>
        <w:rPr>
          <w:color w:val="000000"/>
        </w:rPr>
        <w:t>Zdravý a aktívny život a zmierňovanie dopadov budúceho demografického vývoja</w:t>
      </w:r>
    </w:p>
    <w:p w14:paraId="3917B44A" w14:textId="77777777" w:rsidR="009417BE" w:rsidRDefault="00000000">
      <w:pPr>
        <w:spacing w:before="240" w:after="240"/>
        <w:jc w:val="both"/>
      </w:pPr>
      <w:r>
        <w:t xml:space="preserve">Na Slovensku sa bude žiť nielen dlhšie, ale najmä zdravšie. Do roku 2040 sa Slovensko priblíži k priemeru EÚ v očakávanej dĺžke života aj v počte rokov prežitých v dobrom fyzickom a duševnom zdraví. Tento posun bude výsledkom zdravšieho životného štýlu, vrátane podpory pravidelnej a široko dostupnej pohybovej a športovej aktivity, silnejšej prevencie a včasného záchytu ochorení. Tie budú postavené na vyššej zdravotnej gramotnosti a rastúcej dôvere občanov v inštitúcie, vedu a fakty. </w:t>
      </w:r>
    </w:p>
    <w:p w14:paraId="5D6C40F0" w14:textId="77777777" w:rsidR="009417BE" w:rsidRDefault="00000000">
      <w:pPr>
        <w:spacing w:before="240" w:after="240"/>
        <w:jc w:val="both"/>
      </w:pPr>
      <w:r>
        <w:t xml:space="preserve">Zdravotná starostlivosť bude dostupná, kvalitná a finančne udržateľná. Vďaka lepšiemu manažmentu pacienta, dostatočnej kapacite systému a cielenejšiemu využívaniu zdrojov zaniknú významné finančné a územné bariéry v prístupe ku kvalitnej starostlivosti. Systémové prepojenie vedy a inovácií so systémom poskytovania starostlivosti prinesie občanom </w:t>
      </w:r>
      <w:r>
        <w:lastRenderedPageBreak/>
        <w:t>najmodernejšie postupy a medicínu. Zdravotné rozdiely medzi regiónmi a sociálnymi skupinami sa systematicky znížia a starostlivosť bude dostupná a kvalitná pre každého bez ohľadu na výšku príjmu, vek či bydlisko.</w:t>
      </w:r>
    </w:p>
    <w:p w14:paraId="1D043106" w14:textId="77777777" w:rsidR="009417BE" w:rsidRDefault="00000000">
      <w:pPr>
        <w:spacing w:before="240" w:after="240"/>
        <w:jc w:val="both"/>
      </w:pPr>
      <w:r>
        <w:t>Napriek tomu, že výdavky na zdravotníctvo ako percento HDP naďalej porastú, budú mať merateľné a viditeľné výsledky. Zdravotná a sociálna starostlivosť sa systematicky prepoja a zblížia najmä v oblasti chronických ochorení, duševného zdravia, následnej a dlhodobej starostlivosti. Slovensko sa stane spoločnosťou, ktorá bude starnúť zdravšie a dôstojnejšie. Produktívna časť života sa predĺži, zníži sa rozsah zdravotných obmedzení vo vyššom veku a záver života bude človek prežívať čo najviac v prirodzenom, blízkom a podpornom prostredí. Lepší zdravotný stav populácie tak pomôže zmierňovať tlak demografického starnutia na verejné financie aj na kapacity zdravotného a sociálneho systému.</w:t>
      </w:r>
    </w:p>
    <w:p w14:paraId="44D973FE" w14:textId="77777777" w:rsidR="009417BE" w:rsidRDefault="00000000">
      <w:pPr>
        <w:spacing w:before="240" w:after="240"/>
        <w:jc w:val="both"/>
      </w:pPr>
      <w:r>
        <w:t>Postupne sa tiež podarí zlepšovať podmienky mladých rodín, ktoré im pomôžu naplniť svoje predstavy o rodine. Posilní sa priaznivá rodinná klíma a systém verejných politík vytvorí stabilnejšie prostredie pre rodičovstvo, starostlivosť o deti a zosúlaďovanie rodinného a pracovného života. Výsledkom bude vytvorenie predpokladov pre zvýšenie pôrodnosti. Súčasťou reakcie na demografické výzvy sa zároveň stane premyslená a riadená migračná politika. Do roku 2040 sa postupne zmierni dynamika starnutia a ekonomického zaťaženia ľudí v produktívnom veku.</w:t>
      </w:r>
    </w:p>
    <w:p w14:paraId="6543B5AE" w14:textId="77777777" w:rsidR="009417BE" w:rsidRDefault="00000000">
      <w:pPr>
        <w:pStyle w:val="Nadpis4"/>
        <w:spacing w:before="240" w:after="240"/>
        <w:jc w:val="both"/>
        <w:rPr>
          <w:i/>
          <w:iCs/>
        </w:rPr>
      </w:pPr>
      <w:bookmarkStart w:id="72" w:name="_pddx5p3knt5r" w:colFirst="0" w:colLast="0"/>
      <w:bookmarkEnd w:id="72"/>
      <w:r>
        <w:t>Zníži sa odvrátiteľná a predčasná úmrtnosť</w:t>
      </w:r>
    </w:p>
    <w:p w14:paraId="719DCF51" w14:textId="77777777" w:rsidR="009417BE" w:rsidRDefault="00000000">
      <w:pPr>
        <w:jc w:val="both"/>
      </w:pPr>
      <w:r>
        <w:rPr>
          <w:i/>
          <w:iCs/>
        </w:rPr>
        <w:t>S</w:t>
      </w:r>
      <w:r>
        <w:t>lovensko do roku 2040 výrazne zníži počet úmrtí, ktorým možno predísť. Cielenejší manažment rizikových faktorov</w:t>
      </w:r>
      <w:hyperlink w:anchor="kix.dw53kemybi4s">
        <w:r>
          <w:rPr>
            <w:color w:val="1155CC"/>
            <w:u w:val="single"/>
            <w:vertAlign w:val="superscript"/>
          </w:rPr>
          <w:t>94</w:t>
        </w:r>
      </w:hyperlink>
      <w:r>
        <w:t>, lepšie vzdelávanie pacientov, včasný záchyt ochorení a kvalitnejšia a dostupnejšia zdravotná starostlivosť prispejú k tomu, že klesne preventabilná aj liečiteľná úmrtnosť. Zníži sa dojčenská úmrtnosť a rané zdravotné riziká, a to s osobitným dôrazom na zraniteľné skupiny populácie. Zároveň sa zmenšia regionálne, vzdelanostné a rodové nerovnosti v úmrtnosti</w:t>
      </w:r>
      <w:r>
        <w:rPr>
          <w:vertAlign w:val="superscript"/>
        </w:rPr>
        <w:footnoteReference w:id="4"/>
      </w:r>
      <w:r>
        <w:t>, čím sa naplní vízia dostupnej a kvalitnej zdravotnej starostlivosti pre každého bez ohľadu na bydlisko, vzdelanie či sociálne postavenie.K znižovaniu odvrátiteľnej a predčasnej úmrtnosti prispeje aj zdravšie stravovanie, lepšia informovanosť obyvateľstva o výžive a širšia dostupnosť kvalitných potravín podporujúcich prevenciu chronických ochorení. Nevyhnutným predpokladom pre zníženie odvrátiteľných úmrtí bude taktiež systematická podpora vedy, výskumu a inovácií.</w:t>
      </w:r>
    </w:p>
    <w:p w14:paraId="4E2740F9" w14:textId="77777777" w:rsidR="009417BE" w:rsidRDefault="00000000">
      <w:pPr>
        <w:pStyle w:val="Nadpis4"/>
        <w:spacing w:before="240" w:after="240"/>
        <w:jc w:val="both"/>
      </w:pPr>
      <w:bookmarkStart w:id="73" w:name="_wcbnjyvbes3f" w:colFirst="0" w:colLast="0"/>
      <w:bookmarkEnd w:id="73"/>
      <w:r>
        <w:t>Počet rokov prežitých v dobrom fyzickom a duševnom zdraví sa zvýši</w:t>
      </w:r>
    </w:p>
    <w:p w14:paraId="52F475AF" w14:textId="77777777" w:rsidR="009417BE" w:rsidRDefault="00000000">
      <w:pPr>
        <w:spacing w:before="240" w:after="240"/>
        <w:jc w:val="both"/>
      </w:pPr>
      <w:r>
        <w:t xml:space="preserve">Ľudia na Slovensku budú v roku 2040 žiť nielen dlhšie, ale predovšetkým zdravšie. Narastie počet rokov života bez závažných zdravotných obmedzení. Starší ľudia budú žiť dôstojnejšie a s väčšou psychickou stabilitou. Vďaka zdravšiemu životnému štýlu, adresnejšej prevencii a vyššej zdravotnej gramotnosti sa predĺžia roky prežité v dobrom fyzickom aj duševnom zdraví. K lepším výsledkom a posunu prispeje aj efektívna ambulantná starostlivosť, integrovaná zdravotná a sociálna starostlivosť, kvalitné služby rehabilitácie a dostupná následná a domáca starostlivosť. Zdravotné obmedzenia vo vyššom veku sa znížia, produktívna časť života sa </w:t>
      </w:r>
      <w:r>
        <w:lastRenderedPageBreak/>
        <w:t xml:space="preserve">predĺži a poklesne výskyt závažných duševných porúch a krízových stavov. Záver života bude človek prežívať čo najviac v prirodzenom, blízkom a podpornom prostredí, a to aj vďaka podpore paliatívnej a hospicovej starostlivosti. </w:t>
      </w:r>
    </w:p>
    <w:p w14:paraId="0753A3A1" w14:textId="77777777" w:rsidR="009417BE" w:rsidRDefault="00000000">
      <w:pPr>
        <w:pStyle w:val="Nadpis4"/>
        <w:spacing w:before="240" w:after="240"/>
        <w:jc w:val="both"/>
      </w:pPr>
      <w:bookmarkStart w:id="74" w:name="_z9r706sj04n7" w:colFirst="0" w:colLast="0"/>
      <w:bookmarkEnd w:id="74"/>
      <w:r>
        <w:t>Demografický vývoj sa stabilizuje a podporí sa generačná obnova</w:t>
      </w:r>
    </w:p>
    <w:p w14:paraId="2EB8FDEE" w14:textId="77777777" w:rsidR="009417BE" w:rsidRDefault="00000000">
      <w:pPr>
        <w:spacing w:before="240" w:after="240"/>
        <w:jc w:val="both"/>
        <w:rPr>
          <w:sz w:val="28"/>
          <w:szCs w:val="28"/>
        </w:rPr>
      </w:pPr>
      <w:r>
        <w:t xml:space="preserve">Slovensko bude aktívne čeliť demografickým výzvam a vytvárať podmienky, v ktorých môžu ľudia napĺňať svoje predstavy o rodinnom živote. Generačná obnova sa posilní zastavením poklesu plodnosti a jej následným nárastom vďaka medzigeneračnému zmierneniu dynamiky zvyšovania bezdetnosti a jednodetnosti u žien narodených na prelome 80. a v 90. rokoch. To potenciálne tiež prispeje k stabilizácii pôrodnosti. Prostredie pre rodinný život sa stane priaznivejším, a to od stability partnerských vzťahov cez dostupnosť služieb starostlivosti o deti až po lepšie zosúladenie pracovného a rodinného života. Na dôsledky starnutia populácie bude Slovensko reagovať aj prostredníctvom primeranej </w:t>
      </w:r>
      <w:hyperlink w:anchor="_ttbzq3j87w7b">
        <w:r>
          <w:rPr>
            <w:color w:val="1155CC"/>
            <w:u w:val="single"/>
          </w:rPr>
          <w:t>imigračnej politiky</w:t>
        </w:r>
      </w:hyperlink>
      <w:r>
        <w:t xml:space="preserve">, ktorá pomôže zmierňovať </w:t>
      </w:r>
      <w:hyperlink w:anchor="_bp6angnklg4p">
        <w:r>
          <w:rPr>
            <w:color w:val="1155CC"/>
            <w:u w:val="single"/>
          </w:rPr>
          <w:t>tlak</w:t>
        </w:r>
      </w:hyperlink>
      <w:r>
        <w:t xml:space="preserve"> na ekonomiku a verejné financie. Vďaka tomuto komplexu zmien sa podarí zmierniť dynamický vývoj starnutia a ekonomického zaťaženia produktívnej časti populácie Slovenska. </w:t>
      </w:r>
    </w:p>
    <w:p w14:paraId="09F24DE9" w14:textId="77777777" w:rsidR="009417BE" w:rsidRDefault="00000000">
      <w:pPr>
        <w:pStyle w:val="Nadpis3"/>
        <w:keepNext w:val="0"/>
        <w:keepLines w:val="0"/>
        <w:spacing w:after="40"/>
        <w:rPr>
          <w:color w:val="000000"/>
        </w:rPr>
      </w:pPr>
      <w:bookmarkStart w:id="75" w:name="_xbcm6ofyp760" w:colFirst="0" w:colLast="0"/>
      <w:bookmarkEnd w:id="75"/>
      <w:r>
        <w:rPr>
          <w:color w:val="000000"/>
        </w:rPr>
        <w:t>Súdržná spoločnosť</w:t>
      </w:r>
    </w:p>
    <w:p w14:paraId="2FA38AD5" w14:textId="77777777" w:rsidR="009417BE" w:rsidRDefault="00000000">
      <w:pPr>
        <w:spacing w:before="240" w:after="240"/>
        <w:jc w:val="both"/>
      </w:pPr>
      <w:r>
        <w:t>Slovensko bude v roku 2040 spoločnosťou s vysokou mierou dôvery, ktorá bude presahovať hranice rodiny a blízkych sociálnych skupín. Obyvatelia budú schopní spolupracovať aj s ľuďmi, ktorí sa od nich líšia. Rôznorodosť budú vnímať ako prirodzenú súčasť spoločnosti, nie ako zdroj napätia.</w:t>
      </w:r>
    </w:p>
    <w:p w14:paraId="3011E725" w14:textId="77777777" w:rsidR="009417BE" w:rsidRDefault="00000000">
      <w:pPr>
        <w:spacing w:before="240" w:after="240"/>
        <w:jc w:val="both"/>
      </w:pPr>
      <w:r>
        <w:t>Kľúčovým znakom tejto spoločnosti bude rastúca miera dôvery medzi ľuďmi navzájom, ako aj medzi občanmi a štátom. Ľudia budú dôverovať ostatným ľuďom vo všeobecnosti, čo podporí spoluprácu naprieč spoločnosťou. Zvýši sa tiež dôvera voči inštitúciám, ktoré budú fungovať efektívne, spravodlivo a predvídateľne. Účinné politiky založené na subsidiarite, solidarite a spravodlivom prerozdeľovaní postupne zmiernia sociálne nerovnosti, čím sa predíde sociálnemu vylúčeniu a polarizácií spoločnosti.</w:t>
      </w:r>
    </w:p>
    <w:p w14:paraId="39DD4125" w14:textId="77777777" w:rsidR="009417BE" w:rsidRDefault="00000000">
      <w:pPr>
        <w:spacing w:before="240" w:after="240"/>
        <w:jc w:val="both"/>
      </w:pPr>
      <w:r>
        <w:t xml:space="preserve">Spoločnosť bude rešpektovať a rozvíjať pluralitu a diverzitu. Rozdiely v hodnotách, pôvode či životnom štýle nebudú zdrojom napätia, ale budú sa považovať za prínos. Inštitúcie aktívne podporia uznanie a rešpekt voči odlišnostiam, čo posilní sociálne väzby a zabráni diskriminácii. </w:t>
      </w:r>
    </w:p>
    <w:p w14:paraId="781905F3" w14:textId="77777777" w:rsidR="009417BE" w:rsidRDefault="00000000">
      <w:pPr>
        <w:spacing w:before="240" w:after="240"/>
        <w:jc w:val="both"/>
      </w:pPr>
      <w:r>
        <w:t xml:space="preserve">Občianska spoločnosť bude systematicky posilňovaná a jej nezávislý rozvoj bude aktívne podporovaný zo strany štátu, aby mohla plnohodnotne napĺňať princípy partnerstva so štátom a zároveň pôsobiť ako jeho kritický partner. Dôležitou súčasťou tohto procesu bude aj aktívna občianska participácia. Obyvatelia sa budú zapájať do rozhodovacích procesov na lokálnej aj národnej úrovni a aktívne pôsobiť v nielen v komunitách, ale aj v občianskych združeniach a iniciatívach. </w:t>
      </w:r>
    </w:p>
    <w:p w14:paraId="73062F7D" w14:textId="77777777" w:rsidR="009417BE" w:rsidRDefault="00000000">
      <w:pPr>
        <w:spacing w:before="240" w:after="240"/>
        <w:jc w:val="both"/>
      </w:pPr>
      <w:r>
        <w:t xml:space="preserve">Súčasťou súdržnej spoločnosti bude kvalitná a dostupná kultúra ako priestor stretávania, tvorivosti, zdieľanej skúsenosti a porozumenia medzi rôznymi skupinami obyvateľstva. </w:t>
      </w:r>
      <w:r>
        <w:lastRenderedPageBreak/>
        <w:t>Kultúrna participácia bude dostupná bez ohľadu na región, vek, sociálne zázemie alebo zdravotné znevýhodnenie a bude prispievať k posilňovaniu dôvery, empatie, komunitného života a premosťujúceho sociálneho kapitálu. Kultúrna infraštruktúra bude kvalitná, dostupná a environmentálne odolná a kultúrne inštitúcie, organizácie a tvorcovia budú mať odborné kapacity potrebné na to, aby kultúra mohla plniť svoju spoločenskú, demokratickú a tvorivú funkciu</w:t>
      </w:r>
    </w:p>
    <w:p w14:paraId="4F58C41F" w14:textId="77777777" w:rsidR="009417BE" w:rsidRDefault="00000000">
      <w:pPr>
        <w:spacing w:before="240" w:after="240"/>
        <w:jc w:val="both"/>
      </w:pPr>
      <w:r>
        <w:t xml:space="preserve">Šport a pohybové aktivity budú taktiež dôležitými priestormi pre aktívne budovanie spoločenskej súdržnosti. Prispejú k rozvoju empatie, solidarity a vzájomného porozumenia medzi rôznymi skupinami obyvateľstva a podporia pozitívne vnímanie rozmanitosti. Športová infraštruktúra zároveň vytvorí podmienky pre rozvoj komunitného života a iniciatív zdola, čím posilní lokálne väzby, občiansku angažovanosť a pocit spolupatričnosti. </w:t>
      </w:r>
    </w:p>
    <w:p w14:paraId="1B68C0E4" w14:textId="77777777" w:rsidR="009417BE" w:rsidRDefault="00000000">
      <w:pPr>
        <w:spacing w:before="240" w:after="240"/>
        <w:jc w:val="both"/>
      </w:pPr>
      <w:r>
        <w:t>Na úrovni každodenného života sa súdržnosť prejaví hustými a kvalitnými sociálnymi väzbami. Komunity budú živé, prepojené a schopné kolektívne riešiť problémy. Ľudia budú spolupatriční a menej  sociálne izolovaní. Verejné priestory budú dostupné, kvalitné a bezpečné, umožnia oddych, kultúrne a športové vyžitie, budovanie vzťahov a komunitný život a zohľadnia potreby rôznych sociálnych skupín. Dôležitým znakom spoločnosti bude orientácia na spoločné dobro a rozvíjanie spoločenskej zodpovednosti – ako záväzku jednotlivcov aj organizácií prispievať k životu druhých a k budovaniu silnej, inkluzívnej spoločnosti.  Solidarita bude univerzálna - nie selektívna, ani exkluzívna. Sociálna súdržnosť sa neodzrkadlí len v stabilite a bezpečnosti, ale prispeje aj k dlhodobému sociálnemu a ekonomickému rozvoju Slovenska.</w:t>
      </w:r>
    </w:p>
    <w:p w14:paraId="1CBCA653" w14:textId="77777777" w:rsidR="009417BE" w:rsidRDefault="00000000">
      <w:pPr>
        <w:pStyle w:val="Nadpis4"/>
        <w:spacing w:before="240" w:after="240"/>
        <w:jc w:val="both"/>
      </w:pPr>
      <w:bookmarkStart w:id="76" w:name="_pwzsnusij0kz" w:colFirst="0" w:colLast="0"/>
      <w:bookmarkEnd w:id="76"/>
      <w:r>
        <w:t>Spoločenská dôvera bude silnejšia a sociálne skupiny viac prepojené</w:t>
      </w:r>
    </w:p>
    <w:p w14:paraId="0C457A2C" w14:textId="77777777" w:rsidR="009417BE" w:rsidRDefault="00000000">
      <w:pPr>
        <w:spacing w:before="240" w:after="240"/>
        <w:jc w:val="both"/>
      </w:pPr>
      <w:r>
        <w:t>Slovenská spoločnosť prekoná hranice úzkych sociálnych väzieb a bude sa učiť spolupracovať. Vzrastie schopnosť ľudí spolupracovať aj mimo najbližšieho okruhu, a to najmä prostredníctvom posilnenia generalizovanej dôvery a znižovania sociálnej vzdialenosti medzi skupinami. Prioritou bude rozvoj tzv. premosťujúceho sociálneho kapitálu, ktorý prepája rôzne sociálne, etnické a generačné skupiny a umožňuje spoluprácu naprieč rozdielmi. Do roku 2040 sa aj vďaka tomu posilní dôvera v spoločnosti, prijatie menšín a podporí sa kontakt a spolupráca medzi rôznymi skupinami obyvateľstva.</w:t>
      </w:r>
    </w:p>
    <w:p w14:paraId="606CB06A" w14:textId="77777777" w:rsidR="009417BE" w:rsidRDefault="00000000">
      <w:pPr>
        <w:pStyle w:val="Nadpis4"/>
        <w:spacing w:before="240" w:after="240"/>
        <w:jc w:val="both"/>
      </w:pPr>
      <w:bookmarkStart w:id="77" w:name="_kipfhz1p2bf1" w:colFirst="0" w:colLast="0"/>
      <w:bookmarkEnd w:id="77"/>
      <w:r>
        <w:t>Dôvera k verejným inštitúciám sa posilní</w:t>
      </w:r>
    </w:p>
    <w:p w14:paraId="44B8C8D2" w14:textId="77777777" w:rsidR="009417BE" w:rsidRDefault="00000000">
      <w:pPr>
        <w:spacing w:before="240" w:after="240"/>
        <w:jc w:val="both"/>
      </w:pPr>
      <w:r>
        <w:t xml:space="preserve">Verejné inštitúcie na Slovensku sa stanú dôveryhodným partnerom občanov. Znížia neistotu v sociálnych interakciách, posilnia vnímanú férovosť pravidiel, a tým uľahčia spoluprácu aj medzi ľuďmi, ktorí sa navzájom nepoznajú. Posilní sa profesionalita a etika verejnej správy, zvýši sa transparentnosť, férovosť a predvídateľnosť rozhodovania. Zlepší sa skúsenosť občanov pri kontakte s verejnými inštitúciami a tvorba verejných politík bude participatívna. </w:t>
      </w:r>
    </w:p>
    <w:p w14:paraId="7FFCF2DB" w14:textId="77777777" w:rsidR="009417BE" w:rsidRDefault="00000000">
      <w:pPr>
        <w:pStyle w:val="Nadpis4"/>
        <w:spacing w:before="240" w:after="240"/>
        <w:jc w:val="both"/>
      </w:pPr>
      <w:bookmarkStart w:id="78" w:name="_9uqr3qtjwpdr" w:colFirst="0" w:colLast="0"/>
      <w:bookmarkEnd w:id="78"/>
      <w:r>
        <w:t>Ľudia sa prepoja v komunitách a zvýši sa participácia</w:t>
      </w:r>
    </w:p>
    <w:p w14:paraId="25FDC235" w14:textId="77777777" w:rsidR="009417BE" w:rsidRDefault="00000000">
      <w:pPr>
        <w:spacing w:before="240" w:after="240"/>
        <w:jc w:val="both"/>
      </w:pPr>
      <w:r>
        <w:t xml:space="preserve">Komunity na Slovensku budú živé, prepojené a schopné kolektívne riešiť problémy. Vzniknú a rozvinú sa kvalitné komunitné väzby, ktoré vytvoria priestor pre spoluprácu. Zároveň vybudujú dôveru a posilnia solidaritu. Silné a prepojené komunity znížia sociálnu izoláciu, </w:t>
      </w:r>
      <w:r>
        <w:lastRenderedPageBreak/>
        <w:t xml:space="preserve">podporia občiansku angažovanosť a prispejú k riešeniu lokálnych problémov. Podporí sa komunitný život a lokálne iniciatívy, budú sa rozvíjať formálne a neformálne formy participácie, zníži sa sociálna izolácia a osamelosť a vytvoria sa príležitosti pre stretávanie a spoluprácu rôznych skupín. </w:t>
      </w:r>
    </w:p>
    <w:p w14:paraId="13102E78" w14:textId="77777777" w:rsidR="009417BE" w:rsidRDefault="00000000">
      <w:pPr>
        <w:pStyle w:val="Nadpis4"/>
        <w:spacing w:before="240" w:after="240"/>
        <w:jc w:val="both"/>
      </w:pPr>
      <w:bookmarkStart w:id="79" w:name="_6f2esttn97ac" w:colFirst="0" w:colLast="0"/>
      <w:bookmarkEnd w:id="79"/>
      <w:r>
        <w:t xml:space="preserve">Zlepšia sa možnosti kultúrneho vyžitia </w:t>
      </w:r>
    </w:p>
    <w:p w14:paraId="6ED36272" w14:textId="77777777" w:rsidR="009417BE" w:rsidRDefault="00000000">
      <w:pPr>
        <w:spacing w:before="240" w:after="240"/>
        <w:jc w:val="both"/>
      </w:pPr>
      <w:r>
        <w:t>Rozvinie sa dostupná a kvalitná infraštruktúra pre kultúru a kultúrne inštitúcie budú fungovať ako stabilné štruktúry s adekvátnym financovaním a profesionálnymi odbornými kapacitami. Súčasne sa vytvorí stabilné a podporné prostredie pre aktérov zriadenej aj nezriadenej kultúry. Postupne sa odstránia bariéry účasti, zvýši sa atraktívnosť ponuky a znížia sa regionálne aj sociálne rozdiely v prístupe obyvateľstva ku kultúre, čo povedie k vyššej participácii na kultúrnom živote naprieč rôznymi skupinami. Zavedie sa transparentný a efektívny systém financovania rozvoja kultúrneho dedičstva, ktorý umožní jeho priebežnú obnovu, údržbu, sprístupňovanie a dlhodobé využívanie.</w:t>
      </w:r>
    </w:p>
    <w:p w14:paraId="3E7499BD" w14:textId="77777777" w:rsidR="009417BE" w:rsidRDefault="009417BE">
      <w:pPr>
        <w:jc w:val="both"/>
      </w:pPr>
    </w:p>
    <w:p w14:paraId="1A3AB7E9" w14:textId="77777777" w:rsidR="009417BE" w:rsidRDefault="00000000">
      <w:pPr>
        <w:jc w:val="both"/>
        <w:rPr>
          <w:color w:val="666666"/>
          <w:sz w:val="24"/>
          <w:szCs w:val="24"/>
        </w:rPr>
      </w:pPr>
      <w:r>
        <w:rPr>
          <w:color w:val="666666"/>
          <w:sz w:val="24"/>
          <w:szCs w:val="24"/>
        </w:rPr>
        <w:t>Šport a pohybové aktivity posilnia sociálne väzby</w:t>
      </w:r>
    </w:p>
    <w:p w14:paraId="59AE2DB9" w14:textId="77777777" w:rsidR="009417BE" w:rsidRDefault="009417BE">
      <w:pPr>
        <w:jc w:val="both"/>
      </w:pPr>
    </w:p>
    <w:p w14:paraId="0A1D085F" w14:textId="77777777" w:rsidR="009417BE" w:rsidRDefault="00000000">
      <w:pPr>
        <w:jc w:val="both"/>
      </w:pPr>
      <w:r>
        <w:t>Šport a pravidelné pohybové aktivity sa stanú jedným z nástrojov budovania sociálnej súdržnosti, dôvery a inklúzie. Športové kluby, verejné športoviská,školské telocvične a ihriská budú široko dostupné a budú plniť aj funkciu komunitných centier, ktoré prepájajú rôzne generácie a sociálne skupiny. Paralympijský a inkluzívny šport budú mať rovnocenné postavenie ako ostatné formy športu a budú systematicky podporované na školskej, regionálnej aj národnej úrovni.</w:t>
      </w:r>
    </w:p>
    <w:p w14:paraId="16D6E926" w14:textId="77777777" w:rsidR="009417BE" w:rsidRDefault="009417BE">
      <w:pPr>
        <w:jc w:val="both"/>
      </w:pPr>
    </w:p>
    <w:p w14:paraId="4DBB18F7" w14:textId="77777777" w:rsidR="009417BE" w:rsidRDefault="00000000">
      <w:pPr>
        <w:pStyle w:val="Nadpis2"/>
        <w:rPr>
          <w:b/>
          <w:bCs/>
        </w:rPr>
      </w:pPr>
      <w:bookmarkStart w:id="80" w:name="_qvakoguklnh0" w:colFirst="0" w:colLast="0"/>
      <w:bookmarkEnd w:id="80"/>
      <w:r>
        <w:rPr>
          <w:b/>
          <w:bCs/>
        </w:rPr>
        <w:t>Úspešné Slovensko</w:t>
      </w:r>
    </w:p>
    <w:p w14:paraId="1DB9A47C" w14:textId="77777777" w:rsidR="009417BE" w:rsidRDefault="00000000">
      <w:pPr>
        <w:jc w:val="both"/>
      </w:pPr>
      <w:r>
        <w:t xml:space="preserve">Pre malé krajiny ako Slovensko je medzinárodná konkurencieschopnosť kľúčová pre zvyšovanie, či udržiavanie životnej úrovne obyvateľov. Potrebujú byť konkurencieschopné v lákaní medzinárodných investícií, talentu, ako aj všetkých ekonomických činností. Donedávna malo Slovensko silnú konkurenčnú výhodu - lacnú a zároveň dostatočne kvalifikovanú pracovnú silu. S postupným nárastom nedostatku a teda aj ceny disponibilnej pracovnej sily narážame na limity doterajšieho ekonomického modelu. Predkladáme Víziu nového ekonomického modelu s vedomím, že ak sa ako krajina chceme vyhnúť poklesu reálnych príjmov, potrebujeme investovať do znovunadobudnutia konkurencieschopnosti; teda do zvýšenia schopnosť ekonomiky zhodnocovať vynaloženú prácu. Prvou investíciou by preto mala byť investícia do kvalitného vzdelávania na všetkých úrovniach, nakoľko tá zvyšuje kvalitu pracovnej sily. Špeciálny význam nadobúda vysokoškolské vzdelanie, veda a výskum, ktoré budú užšie prepájané s reálnymi ekonomickými aktivitami. Ďalšou prioritou bude podpora jednotlivcov počas kariérnych tranzícií, tak aby došlo k zvýšeniu ich priestorovej a kvalifikačnej mobility, čo uľahčí zmenu ekonomiky smerom k činnostiam s vyššou pridanou hodnotou. V neposlednom rade musí Slovensko maximálne využiť potenciál už teraz </w:t>
      </w:r>
      <w:r>
        <w:lastRenderedPageBreak/>
        <w:t xml:space="preserve">klesajúcej ponuky práce, zapojiť dlhodobo nezamestnaných, rodičov v domácnosti a rozumne nastaviť migračnú politiku tak, aby pritiahla kvalifikovanú pracovnú silu zo zahraničia. </w:t>
      </w:r>
    </w:p>
    <w:p w14:paraId="75E7D9F9" w14:textId="77777777" w:rsidR="009417BE" w:rsidRDefault="00000000">
      <w:pPr>
        <w:spacing w:after="160"/>
        <w:jc w:val="both"/>
      </w:pPr>
      <w:r>
        <w:t xml:space="preserve">K takému posunu je nevyhnutný súbeh prvkov všetkých pilierov tejto Vízie. Bude si vyžadovať investície meniace produktivitu, presiaknutie výskumu a vývoja do hĺbky všetkých sektorov, zásadné odbyrokratizovanie podnikania a </w:t>
      </w:r>
      <w:hyperlink w:anchor="_sz8yauxvnjyh">
        <w:r>
          <w:t>verejnej správy</w:t>
        </w:r>
      </w:hyperlink>
      <w:r>
        <w:t xml:space="preserve">, korekciu sociálneho systému (zjednodušenie, zadresnenie spolu so znížením odvodovej zaťaženosti práce), reformu systému verejnej správy a územnej samosprávy.     </w:t>
      </w:r>
    </w:p>
    <w:p w14:paraId="5AA216BF" w14:textId="77777777" w:rsidR="009417BE" w:rsidRDefault="00000000">
      <w:pPr>
        <w:pStyle w:val="Nadpis3"/>
        <w:rPr>
          <w:color w:val="000000"/>
        </w:rPr>
      </w:pPr>
      <w:bookmarkStart w:id="81" w:name="_1cw8ic7z1xfs" w:colFirst="0" w:colLast="0"/>
      <w:bookmarkEnd w:id="81"/>
      <w:r>
        <w:rPr>
          <w:color w:val="000000"/>
        </w:rPr>
        <w:t>Zvyšovanie schopnosti ekonomiky zhodnotiť vynaloženú prácu</w:t>
      </w:r>
    </w:p>
    <w:p w14:paraId="174F8FCE" w14:textId="77777777" w:rsidR="009417BE" w:rsidRDefault="00000000">
      <w:pPr>
        <w:spacing w:after="160"/>
        <w:jc w:val="both"/>
      </w:pPr>
      <w:r>
        <w:t xml:space="preserve">Ústrednou vlastnosťou navrhovaného ekonomického modelu je zvyšovanie schopnosti produkovať viac na jednotku vstupu, teda rast produktivity (práce, či všeobecne výrobných faktorov). Na to je nevyhnutná schopnosť zvyšovať zhodnotenie vstupov. Medzera v jednotkovej produktivite práce medzi Slovenskom a priemerom EÚ je dnes okolo 34%, táto medzera by sa do roku 2040 mala zmenšiť na 15% (to znamená, že slovenská úroveň produktivity stúpne na 85% úrovne priemeru EÚ). Rast produktivity práce je zviazaný s rastom celkovej produktivity faktorov. Nízka miera produktivity faktorov, blokuje rast ekonomiky, preto je potrebné zmeniť ju na hybnú silu. Iba takýto vývoj umožní zdravý rast priemernej mzdy. </w:t>
      </w:r>
    </w:p>
    <w:p w14:paraId="624C9352" w14:textId="77777777" w:rsidR="009417BE" w:rsidRDefault="00000000">
      <w:pPr>
        <w:spacing w:after="160"/>
        <w:jc w:val="both"/>
      </w:pPr>
      <w:r>
        <w:t xml:space="preserve">Nový model podporený aj (ale nie výlučne!) realizáciou nižšie uvedených 4 priorít povedie k obnovenému dostatočnému rastu produktivity práce. Produktivita práce odráža schopnosť tvoriť príjmy prácou, preto súvisí s kvalitou života. Okrem toho odráža aj zmeny v charaktere ekonomických činností a je výsledkom štruktúrnych a technologických zmien súvisiacich s konkurencieschopnosťou. Vzďaľujeme sa od tradičného chápania, v ktorom je produktivita zvyšovaná rastom počtu pracovných úkonov za časovú jednotku, väčším objemom fyzického výstupu za časovú jednotku a intenzívnejšou aktivitou pracovnej sily. Namiesto toho nastupuje rast produktivity chápaný ako výsledok tvorby hodnotnejšieho výstupu s vyššou pridanou hodnotou, vytvoreného sofistikovanejším spôsobom. V dlhodobom horizonte sa rast zamestnanosti a produktivity práce nemusia vzájomne vylučovať, bude potrebné podporiť ich symbiózu. Rast produktivity práce v ekonomike sa bude dosahovať na jednej strane vďaka tomu, že sa preskupia pracujúci smerom k odvetviam s lepšou perspektívou produktivity. Tomu je možné napomôcť podporou presunu pracovnej sily tak, aby nebola jej príliš veľká časť viazaná v málo produktívnych činnostiach, flexibilným a atraktívnym podnikateľským prostredím a politikami na podporu štruktúrnych zmien. Na druhej strane je potrebné podporovať opatrenia pre lepšie kapitálové vybavenie pracovníkov, dostupnosť kapitálu pre rast firiem, technologický posun a inovácie.  </w:t>
      </w:r>
    </w:p>
    <w:p w14:paraId="2EBCA78D" w14:textId="77777777" w:rsidR="009417BE" w:rsidRDefault="00000000">
      <w:pPr>
        <w:spacing w:after="160"/>
        <w:jc w:val="both"/>
      </w:pPr>
      <w:r>
        <w:t>Zhodnotenie práce úzko súvisí aj s kvalitou života, paralelne s tým sa však musí zvyšovať aj miera zhodnocovania ďalších vstupov - kapitálu, surovín, materiálov a energií. Potrebujeme rásť intenzívne, teda kvalitou, čo nie je možné bez zvýšenia miery investovania. Investície tečú tam, kde sa je to výhodné a často je potrebné podporiť súkromné investície investíciami z verejných zdrojov. Nutnou podmienkou sa preto stávajú udržateľné verejné financie schopné efektívne a udržateľne dopĺňať súkromné investície. Samozrejmosťou je aj predvídateľné, stabilné a atraktívne podnikateľské prostredie. Iba v takom prostredí môžu dlhodobo vznikať a fungovať podnikateľské aktivity. Pri splnení týchto dvoch predpokladov sa hybnou silou stávajú</w:t>
      </w:r>
      <w:hyperlink w:anchor="_7nut7l3i2bie">
        <w:r>
          <w:rPr>
            <w:color w:val="1155CC"/>
            <w:u w:val="single"/>
          </w:rPr>
          <w:t xml:space="preserve"> inovácie, intelektuálny kapitál </w:t>
        </w:r>
      </w:hyperlink>
      <w:r>
        <w:t xml:space="preserve">a využívanie talentu. </w:t>
      </w:r>
    </w:p>
    <w:p w14:paraId="1674A23E" w14:textId="77777777" w:rsidR="009417BE" w:rsidRDefault="009417BE">
      <w:pPr>
        <w:spacing w:before="240" w:after="240"/>
        <w:jc w:val="both"/>
        <w:rPr>
          <w:i/>
          <w:iCs/>
          <w:sz w:val="24"/>
          <w:szCs w:val="24"/>
        </w:rPr>
      </w:pPr>
    </w:p>
    <w:p w14:paraId="1380EC15" w14:textId="77777777" w:rsidR="009417BE" w:rsidRDefault="00000000">
      <w:pPr>
        <w:pStyle w:val="Nadpis4"/>
        <w:rPr>
          <w:color w:val="000000"/>
        </w:rPr>
      </w:pPr>
      <w:r>
        <w:rPr>
          <w:color w:val="000000"/>
        </w:rPr>
        <w:t>Verejné financie budú zastabilizované</w:t>
      </w:r>
    </w:p>
    <w:p w14:paraId="53EDA703" w14:textId="77777777" w:rsidR="009417BE" w:rsidRDefault="00000000">
      <w:pPr>
        <w:spacing w:after="160"/>
        <w:jc w:val="both"/>
      </w:pPr>
      <w:r>
        <w:t xml:space="preserve">Do roku 2040 sa Slovensko stane ekonomikou s vysokou pridanou hodnotou, kde verejné financie budú aktívnym nástrojom rastu produktivity. V dvoch previazaných fázach bude zreformovaná verejná správa, čo prispeje k jej efektívnosti a finančnej udržateľnosti. V prvej fáze dôjde k reforme centrálnej štátnej správy, v druhej k reforme územnej samosprávy. Súčasťou reformy bude redefinovanie zdrojov a funkcií verejnej správy na jej jednotlivých úrovniach. Územná samospráva sa stane finančne samostatnejšou, pri jasne definovaných kompetenciách, ktorých výkon bude podliehať kontrole zhora (centránou verejnou správou) aj zdola (verejnosť). Verejný dlh klesne pod 50 % HDP, štrukturálny deficit nebude prekračovať 3 % HDP. </w:t>
      </w:r>
    </w:p>
    <w:p w14:paraId="5F2CFF92" w14:textId="77777777" w:rsidR="009417BE" w:rsidRDefault="00000000">
      <w:pPr>
        <w:spacing w:after="160"/>
        <w:jc w:val="both"/>
      </w:pPr>
      <w:r>
        <w:t>Na výdavkovej strane štát upustí od pasívnej redistribučnej úlohy v prospech strategického a efektívneho investovania. Investovanie bude prioritizovať oblasti, ktoré prispievajú k zvyšovaniu kvality života, produktivity práce a celkovej faktorovej produktivity, či znižovania environmentálnych záťaží. Prostriedky EÚ sa budú využívať prevažne na projekty s vysokou pridanou hodnotou a zelenú transformáciu. Investície do digitálnych verejných služieb znížia byrokratickú záťaž firiem a uvoľnia zdroje pre inovácie, pričom kvalitná pracovná sila schopná pracovať s novými technológiami bude hlavným motorom rastu.</w:t>
      </w:r>
    </w:p>
    <w:p w14:paraId="5C5569F1" w14:textId="77777777" w:rsidR="009417BE" w:rsidRDefault="00000000">
      <w:pPr>
        <w:spacing w:after="160"/>
        <w:jc w:val="both"/>
      </w:pPr>
      <w:r>
        <w:t xml:space="preserve">Daňový mix sa zmení zo zdaňovania práce na nepriame dane, environmentálne dane a dane z majetku, čím sa zvýši motivácia pracovať a podnikať, čo posilní konkurencieschopnosť krajiny. </w:t>
      </w:r>
    </w:p>
    <w:p w14:paraId="53CE1D96" w14:textId="77777777" w:rsidR="009417BE" w:rsidRDefault="009417BE">
      <w:pPr>
        <w:pStyle w:val="Nadpis4"/>
        <w:spacing w:before="0" w:after="160"/>
        <w:jc w:val="both"/>
        <w:rPr>
          <w:color w:val="000000"/>
        </w:rPr>
      </w:pPr>
    </w:p>
    <w:p w14:paraId="2551F7EF" w14:textId="77777777" w:rsidR="009417BE" w:rsidRDefault="00000000">
      <w:pPr>
        <w:pStyle w:val="Nadpis4"/>
        <w:rPr>
          <w:color w:val="000000"/>
        </w:rPr>
      </w:pPr>
      <w:bookmarkStart w:id="82" w:name="_k43zc2zbnxt9" w:colFirst="0" w:colLast="0"/>
      <w:bookmarkEnd w:id="82"/>
      <w:r>
        <w:rPr>
          <w:color w:val="000000"/>
        </w:rPr>
        <w:t>Kvalitné podnikateľské prostredie bude prispievať ku konkurencieschopnosti</w:t>
      </w:r>
    </w:p>
    <w:p w14:paraId="54A149A4" w14:textId="77777777" w:rsidR="009417BE" w:rsidRDefault="00000000">
      <w:pPr>
        <w:spacing w:after="160"/>
        <w:jc w:val="both"/>
      </w:pPr>
      <w:r>
        <w:t>Predvídateľné a férové podnikateľské prostredie založené na</w:t>
      </w:r>
      <w:hyperlink w:anchor="_csbgkzy2fgig">
        <w:r>
          <w:rPr>
            <w:color w:val="1155CC"/>
            <w:u w:val="single"/>
          </w:rPr>
          <w:t xml:space="preserve"> efektívnej vymožiteľnosti práva</w:t>
        </w:r>
      </w:hyperlink>
      <w:r>
        <w:t xml:space="preserve"> bude prispievať k zvyšovaniu konkurencieschopnosti firemného sektora. Princípy inteligentnej regulácie a obmedzovanie monopolistických a oligopolistických štruktúr znížia nákladovosť, pričom podpora flexibility vzniku a zániku firiem v duchu „kreatívnej deštrukcie" dlhodobo posilní inovatívne správanie.</w:t>
      </w:r>
    </w:p>
    <w:p w14:paraId="4A92ECCC" w14:textId="77777777" w:rsidR="009417BE" w:rsidRDefault="00000000">
      <w:pPr>
        <w:jc w:val="both"/>
      </w:pPr>
      <w:r>
        <w:t xml:space="preserve">Kvantita regulačných zásahov bude limitovaná, podnikateľské prostredie sa debyrokratizuje. Zásahy vlády do podnikateľského prostredia budú pripravované so skutočnou (nie iba formálnou) participáciou zamestnávateľov. K atraktivite podnikateľského prostredia prispeje gradualistické znižovanie odvodového zaťaženia práce na konkurencieschopnú úroveň. Súbehom stimulov z daňovo - odvodového systému a z atraktívne nastavených odpisov budú podporené investície do aktivít s vysokou pridanou hodnotou. Celkovej kvalite prostredia prospeje odstraňovanie deformácií trhov s energetivkými nosičmi (hlavne s elektrinou).  </w:t>
      </w:r>
    </w:p>
    <w:p w14:paraId="01932E3F" w14:textId="77777777" w:rsidR="009417BE" w:rsidRDefault="00000000">
      <w:pPr>
        <w:spacing w:after="160"/>
        <w:jc w:val="both"/>
      </w:pPr>
      <w:r>
        <w:t xml:space="preserve">Slovenský finančný systém si zachová bankovo orientovaný charakter zabezpečujúci stabilitu a financovanie etablovaných subjektov. Kapitálový trh bude pôsobiť doplnkovo – umožní efektívnu alokáciu zdrojov najmä pre malé a stredné podniky, ktoré čelia bariéram pri prístupe k medzinárodnému financovaniu. Rozvojový a rastový kapitál bude čerpať zo všetkých zdrojov </w:t>
      </w:r>
      <w:r>
        <w:lastRenderedPageBreak/>
        <w:t>– verejných, domácich, medzinárodných aj súkromných – pričom daňový systém a diverzifikácia portfólií vytvoria pozitívne motivácie pre súkromných investorov.</w:t>
      </w:r>
    </w:p>
    <w:p w14:paraId="0661DC17" w14:textId="77777777" w:rsidR="009417BE" w:rsidRDefault="00000000">
      <w:pPr>
        <w:spacing w:after="160"/>
        <w:jc w:val="both"/>
      </w:pPr>
      <w:r>
        <w:t xml:space="preserve">Verejný sektor bude pripravovať firmy na využívanie externého financovania prostredníctvom regionálnych a celoeurópskych trhov. Napojenie na rodiaci sa európsky kapitálový trh v rámci iniciatívy Únie úspor a investícií predstavuje atraktívnu príležitosť pre domáce podniky získavať zahraničné zdroje na škálovanie rastu. Integrácia v tejto oblasti nie je iba v záujme slovenských firiem, ale aj Slovenska. </w:t>
      </w:r>
    </w:p>
    <w:p w14:paraId="7345107B" w14:textId="77777777" w:rsidR="009417BE" w:rsidRDefault="009417BE">
      <w:pPr>
        <w:spacing w:after="160"/>
        <w:jc w:val="both"/>
      </w:pPr>
    </w:p>
    <w:p w14:paraId="3B9637E0" w14:textId="77777777" w:rsidR="009417BE" w:rsidRDefault="00000000">
      <w:pPr>
        <w:pStyle w:val="Nadpis4"/>
        <w:spacing w:after="160"/>
        <w:jc w:val="both"/>
        <w:rPr>
          <w:color w:val="000000"/>
        </w:rPr>
      </w:pPr>
      <w:bookmarkStart w:id="83" w:name="_pp5tylum8ahi" w:colFirst="0" w:colLast="0"/>
      <w:bookmarkEnd w:id="83"/>
      <w:r>
        <w:rPr>
          <w:color w:val="000000"/>
        </w:rPr>
        <w:t>Vytvoríme atraktívne investičné prostredie</w:t>
      </w:r>
    </w:p>
    <w:p w14:paraId="0CEA6A43" w14:textId="77777777" w:rsidR="009417BE" w:rsidRDefault="00000000">
      <w:pPr>
        <w:spacing w:after="160"/>
        <w:jc w:val="both"/>
      </w:pPr>
      <w:r>
        <w:t>Bez ohľadu na domáci či externý pôvod kapitálu, bude musieť mať na Slovensku atraktívne prostredie aj v situácii, ak budú verejné zdroje na ich podporu silno obmedzené. Vzájomné dopĺňanie sa domácich a zahraničných investícií zabezpečí ich dostatočný tok, zabráni problému tzv. závislého rozvoja (keď je rozvoj jednostranne závislý od motivácií vonkajších subjektov) a zabezpečí rozšírenie expanzie veľkých, zahraničím vlastnených podnikov do ostatných štruktúr podnikového sektora.</w:t>
      </w:r>
    </w:p>
    <w:p w14:paraId="17FB56AC" w14:textId="77777777" w:rsidR="009417BE" w:rsidRDefault="00000000">
      <w:pPr>
        <w:spacing w:after="160"/>
        <w:jc w:val="both"/>
      </w:pPr>
      <w:r>
        <w:t xml:space="preserve">Miera investícií by mala byť vyššia ako v krajinách, ktoré chce slovenská ekonomika dobiehať, pre dlhodobý rast ekonomiky je ešte dôležitejšia produktivita a kvalita investícií. Je nevyhnutné pripraviť ekonomiku na financovanie svojich rozvojových potrieb aj v podmienkach, keď budú zahraničné kapitálové transfery obmedzené. Bude preto potrebné rozšíriť všetky kanály zdrojov investícií. Tvorba vyššej pridanej hodnoty sa pretaví tak do rastu príjmov domácnosti (zvýšenie hraničnej tvorby úspor), ako aj firemného sektora, ktorý navýši mieru zhodnotenia kapitálu (výnosnosti), ako prvku atraktivity podnikateľského sektora pre domácich a zahraničných vlastníkov. Obnovenie a navýšenie tvorby zisku vo firemnom sektore bude podporené vhodným </w:t>
      </w:r>
      <w:hyperlink w:anchor="_k43zc2zbnxt9">
        <w:r>
          <w:rPr>
            <w:color w:val="1155CC"/>
            <w:u w:val="single"/>
          </w:rPr>
          <w:t>nastavením daňovo-odvodového mixu, reflektujúcom aj na potrebu modernizácie systému sociálneho zabezpečenia</w:t>
        </w:r>
      </w:hyperlink>
      <w:r>
        <w:t>.</w:t>
      </w:r>
    </w:p>
    <w:p w14:paraId="2038BF28" w14:textId="77777777" w:rsidR="009417BE" w:rsidRDefault="00000000">
      <w:pPr>
        <w:spacing w:after="160"/>
        <w:jc w:val="both"/>
      </w:pPr>
      <w:r>
        <w:t xml:space="preserve">Bude dochádzať k diverzifikácii v prospech viaczdrojového krytia zvyšovania stavu kapitálu - efektívna tvorba kapitálu bude výsledkom preferencie kombinovať vnútorné a vonkajšie firemné zdroje v závislosti od fázy rastu a veľkosti firmy. S podporou daňovo-legislatívneho nastavenia bude dochádzať k aktivácii vnútorných zdrojov rastu prostredníctvom akumulácie zisku, ako aj nastaveniu motivácií firiem akumulovať intelektuálny kapitál cez investície do vedy, výskumu a inovácií. Osobitná pozornosť bude v rámci regulačného prostredia venovaná fungovaniu nových inovatívnych firiem, ktoré majú obmedzenia pri akumulácii kapitálu. Prostredníctvom využívania funkčných existujúcich štruktúr a budovania </w:t>
      </w:r>
      <w:hyperlink w:anchor="_vre53rsahlxe">
        <w:r>
          <w:rPr>
            <w:color w:val="1155CC"/>
            <w:u w:val="single"/>
          </w:rPr>
          <w:t>prepojeného inovačného ekosystému</w:t>
        </w:r>
      </w:hyperlink>
      <w:r>
        <w:t xml:space="preserve"> dôjde k aktivizácii investičnej činnosti naprieč sektormi, a to aj vo firmách, ktoré sú na hraniciach svojho rastu s potrebou ďalšieho škálovania (sektor stredných podnikov). Cielenou podporou nadobúdania tzv. aktív intelektuálneho vlastníctva sa bude meniť aj štruktúra kapitálového vybavenia. Eliminuje sa slabina vo vybavení takými druhmi kapitálu, ktoré sú predpokladom pre sofistikovanú prácu. Pritom sa udrží už pomerne dobrá pozícia vo vybavení práce strojmi a zariadeniami. V kapitálovom vybavení práce bude dosiahnutý posun „od ocele k dátam“ v zmysle doplnenia výhody dobrej vybavenosti strojmi a </w:t>
      </w:r>
      <w:r>
        <w:lastRenderedPageBreak/>
        <w:t>zariadeniami (tú treba zachovať) aj dobrým vybavením intelektuálnymi aktívami (v ktorých výrazne zaostávame).</w:t>
      </w:r>
    </w:p>
    <w:p w14:paraId="3C0A1DA0" w14:textId="77777777" w:rsidR="009417BE" w:rsidRDefault="009417BE">
      <w:pPr>
        <w:spacing w:after="160"/>
        <w:jc w:val="both"/>
      </w:pPr>
    </w:p>
    <w:p w14:paraId="6B1F5086" w14:textId="77777777" w:rsidR="009417BE" w:rsidRDefault="00000000">
      <w:pPr>
        <w:pStyle w:val="Nadpis4"/>
        <w:spacing w:after="160"/>
        <w:jc w:val="both"/>
        <w:rPr>
          <w:color w:val="000000"/>
        </w:rPr>
      </w:pPr>
      <w:bookmarkStart w:id="84" w:name="_akjhthldrg0" w:colFirst="0" w:colLast="0"/>
      <w:bookmarkEnd w:id="84"/>
      <w:r>
        <w:rPr>
          <w:color w:val="000000"/>
        </w:rPr>
        <w:t>Zvýšime pridanú hodnotu priemyslu (a celej ekonomiky) a zmeníme charakter práce</w:t>
      </w:r>
    </w:p>
    <w:p w14:paraId="2B6116DF" w14:textId="77777777" w:rsidR="009417BE" w:rsidRDefault="00000000">
      <w:pPr>
        <w:spacing w:after="160"/>
        <w:jc w:val="both"/>
      </w:pPr>
      <w:r>
        <w:t xml:space="preserve">Zvýšenie miery pridanej hodnoty je dlhodobo deklarovanou prioritou. Jej hodnota je daná štruktúrou ekonomických aktivít (limitovaná je vo verejnej správe, relatívne nižšia je v priemyselnej výrobe, vyššia v službách), pozíciou v produkčných reťazcoch, ale aj charakteristikami tvoreného produktu (vyššia je pri jedinečných, technologicky a intelektuálne náročnejších produktoch). Tradične silnú rolu priemyselnej výroby v ekonomike je potrebné uchopiť ako výhodu a využiť ju ako základňu pre rozvoj nadväzujúcich intelektuálne náročnejších služieb. Tým klesne aj podiel priemyselnej výroby na HDP, nie však obmedzovaním priemyslu, ale rozmachom služieb, ktoré na vyspelý priemysel ako na svoju nevyhnutnú základňu nadväzujú. </w:t>
      </w:r>
    </w:p>
    <w:p w14:paraId="46B73BF5" w14:textId="77777777" w:rsidR="009417BE" w:rsidRDefault="00000000">
      <w:pPr>
        <w:spacing w:after="160"/>
        <w:jc w:val="both"/>
      </w:pPr>
      <w:r>
        <w:t>V samotnej priemyselnej výrobe je potrebné upraviť pozíciu v produkčnom reťazci. Ak sa Slovensku podarilo dostať z pozície exportéra jednoduchých nízkospracovaných tovarov do pozície premianta v hromadnej produkcii automobilov, tento príbeh bude potrebné potiahnuť ďalej smerom k premiantstvu vo vývoji a výrobe zariadení s vyššou pridanou hodnotou, ako napríklad robotov, smart- výrobných hál a sofistikovaných, vzájomne digitálne komunikujúcich produkčných systémov a prostriedkov využívajúcich AI v priemyselnej výrobe a sofistikovaných službách. Tým by sa prepojilo špecifické dedičstvo (silná priemyselná orientácia) s prvkami nového modelu (inovatívna činnosť s vysokou pridanou hodnotou). Preto logickým krokom k novému modelu, realizovateľným v horizonte 2040, je dopĺňanie hromadnej výroby vývojom robotizovaných prostriedkov takejto výroby na základe (aj) vlastného výskumu a vývoja a podporou poznatkovo intenzívnych služieb. Vyspelý spracovateľský priemysel môže byť magnetom aplikovaného výskumu a vývoja. Príklady existujú (napr. výskum spájania rôznych kovov pri znížení hmotnosti produktu), je potrebné podporovať vznik ďalších a priemysel nimi „oblepiť“.  Pôvodná silná pozícia v strede reťazca (výrobná činnosť) sa bude rozširovať smerom k skorším fázam (navrhovanie a inovovanie produktov, dizajn, výskum, vývoj) aj k neskorším fázam (marketing, starostlivosť o zákazníka). Týmto sa vytvoria kvalitnejšie pracovné miesta s vyššou intelektuálnou náročnosťou a zvýši sa miera pridanej hodnoty v priemysle. Klesne tým materiálová a energetická náročnosť, pri lepšej ekologickej udržateľnosti.</w:t>
      </w:r>
    </w:p>
    <w:p w14:paraId="7E8402C3" w14:textId="77777777" w:rsidR="009417BE" w:rsidRDefault="00000000">
      <w:pPr>
        <w:spacing w:before="240" w:after="240"/>
        <w:jc w:val="both"/>
      </w:pPr>
      <w:r>
        <w:t xml:space="preserve">Aj sektor služieb zareaguje na príchod nových trendov. Tradične silné odvetvia služieb (napr. IT bezpečnosť, zdieľané služby, či cestovný ruch) budú užšie prepájané s verejnými výskumom a vývojom na vysokých školách, čím sa zvýši ich inovačná výkonnosť a zabezpečí prístup ku kvalifikovaným pracovníkom. Posilnenie špecifickej výhody ekonomiky SR je možné dosiahnuť napr. tým, že už existujúcu výhodu v segmente centier zdieľaných služieb (GBS/BSC) posunieme do novej dimenzie. Vyžaduje si to aktívne uchopenie nástrojov umelej inteligencie, ktorým sa v tomto segmente posunieme od modelu využitia lacnej pracovnej sily k modelu centier expertízy. Bude potrebné podporiť ich premenu na vývojové strediská, centrá excelentnosti, v ktorých sa nastavujú štandardy pre financie, IT či digitálne technológie v </w:t>
      </w:r>
      <w:r>
        <w:lastRenderedPageBreak/>
        <w:t>medzinárodnom meradle. Rozvoj týchto špičkových služieb predpokladá modernizáciu pracovnej legislatívy, aby reflektovala hybridné formy práce a nové digitálne profesie.</w:t>
      </w:r>
    </w:p>
    <w:p w14:paraId="296AEE19" w14:textId="77777777" w:rsidR="009417BE" w:rsidRDefault="009417BE">
      <w:pPr>
        <w:spacing w:before="240" w:after="240"/>
        <w:jc w:val="both"/>
      </w:pPr>
    </w:p>
    <w:p w14:paraId="063D0748" w14:textId="77777777" w:rsidR="009417BE" w:rsidRDefault="00000000">
      <w:pPr>
        <w:pStyle w:val="Nadpis3"/>
        <w:rPr>
          <w:color w:val="000000"/>
        </w:rPr>
      </w:pPr>
      <w:bookmarkStart w:id="85" w:name="_7nut7l3i2bie" w:colFirst="0" w:colLast="0"/>
      <w:bookmarkEnd w:id="85"/>
      <w:r>
        <w:rPr>
          <w:color w:val="000000"/>
        </w:rPr>
        <w:t>Medzinárodne konkurencieschopné vysoké školy, veda a výskum s prepojením na regionálne centrá</w:t>
      </w:r>
    </w:p>
    <w:p w14:paraId="6E4D1298" w14:textId="77777777" w:rsidR="009417BE" w:rsidRDefault="00000000">
      <w:pPr>
        <w:pStyle w:val="Nadpis4"/>
        <w:spacing w:before="240" w:after="240"/>
        <w:jc w:val="both"/>
      </w:pPr>
      <w:bookmarkStart w:id="86" w:name="_2uemfaxq4lhm" w:colFirst="0" w:colLast="0"/>
      <w:bookmarkEnd w:id="86"/>
      <w:r>
        <w:t xml:space="preserve">Vysoké školy, veda a výskum budú otvorené svetu </w:t>
      </w:r>
    </w:p>
    <w:p w14:paraId="1DCF4F53" w14:textId="77777777" w:rsidR="009417BE" w:rsidRDefault="00000000">
      <w:pPr>
        <w:spacing w:after="240"/>
        <w:jc w:val="both"/>
      </w:pPr>
      <w:hyperlink w:anchor="_s583473ewjvq">
        <w:r>
          <w:rPr>
            <w:color w:val="1155CC"/>
            <w:u w:val="single"/>
          </w:rPr>
          <w:t>Demografický vývoj</w:t>
        </w:r>
      </w:hyperlink>
      <w:r>
        <w:t xml:space="preserve"> do roku 2040 sa prejaví aj v oblasti vysokého školstva a vedy a výskumu. Primárnym dôsledkom bude nielen dopad na kvantitu, ale aj kvalitu budúcich študentov vysokých škôl, ktorú bude potrebné reflektovať v obsahu a štruktúre vzdelávania na </w:t>
      </w:r>
      <w:hyperlink w:anchor="_gzsu25a47s26">
        <w:r>
          <w:rPr>
            <w:color w:val="1155CC"/>
            <w:u w:val="single"/>
          </w:rPr>
          <w:t>všetkých stupňoch štúdia.</w:t>
        </w:r>
      </w:hyperlink>
      <w:r>
        <w:t xml:space="preserve"> V záujme rastu kvality vysokoškolského vzdelávania, vedy a výskumu sa  Slovensko bude aktívne zapájať do európskeho výskumného priestoru,</w:t>
      </w:r>
      <w:r>
        <w:rPr>
          <w:b/>
          <w:bCs/>
        </w:rPr>
        <w:t xml:space="preserve"> </w:t>
      </w:r>
      <w:r>
        <w:t>a to náborom zahraničných postdoktorandov a akademických pracovníkov z vysokokvalitných zahraničných pracovísk, súťažným získavaním medzinárodných grantových zdrojov v roli výskumných lídrov, či tvorbou spoločných medzinárodných publikácií. Posilní tiež medzinárodný aspekt vzdelávania na všetkých stupňoch, zapojí sa do medzinárodných akademických konzorcií a podporí spoločné študijné programy. Využije tak upravené nástroje Stratégie internacionalizácie</w:t>
      </w:r>
      <w:r>
        <w:rPr>
          <w:b/>
          <w:bCs/>
        </w:rPr>
        <w:t>.</w:t>
      </w:r>
      <w:hyperlink w:anchor="kix.sg09wbshjos4">
        <w:r>
          <w:rPr>
            <w:b/>
            <w:bCs/>
            <w:color w:val="1155CC"/>
            <w:u w:val="single"/>
            <w:vertAlign w:val="superscript"/>
          </w:rPr>
          <w:t>101</w:t>
        </w:r>
      </w:hyperlink>
      <w:r>
        <w:rPr>
          <w:b/>
          <w:bCs/>
        </w:rPr>
        <w:t xml:space="preserve"> </w:t>
      </w:r>
      <w:r>
        <w:t>Nové spoločné doktorandské programy medzi domácimi lídrami univerzitného sektora a Slovenskej akadémie vied prepojené so zahraničnými excelentnými pracoviskami rozšíria potenciál budúceho výskumu a vývoja a kvality vysokoškolského vzdelávania. Takto štruktúrované stimulujúce akademické prostredie má potenciál zvyšovať spoločensko-ekonomickú relevanciu vedeckého-výskumného výstupu, ako aj poskytovaného vzdelávania pre celú spoločnosť.</w:t>
      </w:r>
    </w:p>
    <w:p w14:paraId="3522F19A" w14:textId="77777777" w:rsidR="009417BE" w:rsidRDefault="00000000">
      <w:pPr>
        <w:spacing w:before="240" w:after="240"/>
        <w:jc w:val="both"/>
      </w:pPr>
      <w:r>
        <w:t xml:space="preserve">Vzhľadom na to, že na Slovensku akademické inštitúcie dlhodobo zamestnávali vlastných absolventov, bude cirkulácia domácej akademickej pracovnej sily dôležitým momentom zmeny na každej úrovni vzdelávacieho a výskumného procesu, ktorý prispeje k otvorenosti výskumného a vzdelávacieho procesu, a to aj podporou dlhodobej mobility slovenských výskumníkov na zahraničných inštitúciách. Vďaka vysokej miere zapojenia do </w:t>
      </w:r>
      <w:hyperlink w:anchor="_ttbzq3j87w7b">
        <w:r>
          <w:rPr>
            <w:color w:val="1155CC"/>
            <w:u w:val="single"/>
          </w:rPr>
          <w:t>medzinárodného trhu akademických pracovníkov</w:t>
        </w:r>
      </w:hyperlink>
      <w:r>
        <w:t xml:space="preserve"> prostredníctvom dlhodobých mobilít a zamestnávania excelentných zahraničných akademikov dôjde k prenosu špičkových poznatkov do vyučovacieho a výskumného procesu.  </w:t>
      </w:r>
    </w:p>
    <w:p w14:paraId="189B819B" w14:textId="77777777" w:rsidR="009417BE" w:rsidRDefault="00000000">
      <w:pPr>
        <w:spacing w:before="240" w:after="240"/>
        <w:jc w:val="both"/>
        <w:rPr>
          <w:i/>
          <w:iCs/>
        </w:rPr>
      </w:pPr>
      <w:r>
        <w:t>Slovensko bude</w:t>
      </w:r>
      <w:r>
        <w:rPr>
          <w:b/>
          <w:bCs/>
        </w:rPr>
        <w:t xml:space="preserve"> </w:t>
      </w:r>
      <w:r>
        <w:t xml:space="preserve">podporovať mladé vedecké talenty ako zdroj kontinuálneho rozvoja. Pre ich získavanie a udržanie bude dôležité priblíženie výšky mzdy na medzinárodne konkurencieschopnú úroveň, a to aj prostredníctvom odstránenia bariéry vekom podmieneného odmeňovania. Zároveň sa budú využívať špecifické nástroje súťažných grantov s primeraným podielom mzdovej zložky, ako aj možnosťou financovania vedeckých činností súvisiacich s témami vlastného výskumu.  </w:t>
      </w:r>
    </w:p>
    <w:p w14:paraId="20C7D6ED" w14:textId="77777777" w:rsidR="009417BE" w:rsidRDefault="00000000">
      <w:pPr>
        <w:pStyle w:val="Nadpis4"/>
        <w:spacing w:before="240" w:after="240"/>
        <w:jc w:val="both"/>
      </w:pPr>
      <w:bookmarkStart w:id="87" w:name="_iyl6yni0erhc" w:colFirst="0" w:colLast="0"/>
      <w:bookmarkEnd w:id="87"/>
      <w:r>
        <w:lastRenderedPageBreak/>
        <w:t xml:space="preserve">Zvýši sa excelentnosť vysokoškolského vzdelávania, vedy a výskumu </w:t>
      </w:r>
    </w:p>
    <w:p w14:paraId="2D8CFDBE" w14:textId="77777777" w:rsidR="009417BE" w:rsidRDefault="00000000">
      <w:pPr>
        <w:spacing w:after="240"/>
        <w:jc w:val="both"/>
      </w:pPr>
      <w:r>
        <w:t>Slovenský akademický a výskumný sektor zvýši svoju úroveň excelentnosti s cieľom dobiehať európskych konkurentov prostredníctvom prirodzeného rozvoja vedeckých špičiek. Vďaka využívaniu adaptovaných nástrojov Národnej stratégie výskumu, vývoja a inovácií,</w:t>
      </w:r>
      <w:hyperlink w:anchor="kix.47x3rxd8ypnd">
        <w:r>
          <w:rPr>
            <w:color w:val="1155CC"/>
            <w:u w:val="single"/>
            <w:vertAlign w:val="superscript"/>
          </w:rPr>
          <w:t>102</w:t>
        </w:r>
      </w:hyperlink>
      <w:r>
        <w:t xml:space="preserve"> či už cez zavedené kvalitatívne hodnotenie výskumu (napr. VER), alebo grantové agentúry s účasťou zahraničných špičkových expertov, bude úspešne identifikovaný slovenský excelentný výskum. Ten následne získa navýšenú podporu z verejných zdrojov.  </w:t>
      </w:r>
    </w:p>
    <w:p w14:paraId="14EF2BFB" w14:textId="77777777" w:rsidR="009417BE" w:rsidRDefault="00000000">
      <w:pPr>
        <w:spacing w:after="240"/>
        <w:jc w:val="both"/>
      </w:pPr>
      <w:r>
        <w:t xml:space="preserve">Pozitívnym dôsledkom bude väčšia tvorba výstupov vedeckej a výskumnej činnosti svetovej a významnej medzinárodnej kvality, vysoká miera úspešnosti získavania financovania z európskych grantových schém, ako aj konkurencieschopnosť domácich akademických inštitúcií pri lákaní a udržaní excelentných (mladých) vedeckých pracovníkov.  </w:t>
      </w:r>
    </w:p>
    <w:p w14:paraId="3676FA60" w14:textId="77777777" w:rsidR="009417BE" w:rsidRDefault="00000000">
      <w:pPr>
        <w:spacing w:before="240" w:after="240"/>
        <w:jc w:val="both"/>
      </w:pPr>
      <w:r>
        <w:t xml:space="preserve">Zároveň nastane postupný pozitívny príklon k diverzifikácii zdrojov financovania vzdelávania, výskumu a vývoja. Z  pohľadu vzniku zdrojov bude stabilný a predvídateľný nárast financovania z verejných zdrojov odrážať požiadavky na financovanie potrieb excelentného výskumu a vzdelávania vrátane jeho kapitálového vybavenia a požiadaviek na zabezpečenie dostupnosti kvalitnej infraštruktúry. </w:t>
      </w:r>
    </w:p>
    <w:p w14:paraId="0D700594" w14:textId="77777777" w:rsidR="009417BE" w:rsidRDefault="00000000">
      <w:pPr>
        <w:spacing w:before="240" w:after="240"/>
        <w:jc w:val="both"/>
      </w:pPr>
      <w:r>
        <w:t>Správne nastavené motivácie, a to aj prostredníctvom konkurencieschopnej mzdy, pre špičkové výskumné pracoviská budú generovať narastajúce dodatočné príjmy nad rámec inštitucionálneho financovania, a to prostredníctvom zvyšovania úspešnosti vo vysoko- konkurencieschopných medzinárodných grantových schémach regionálneho a celoeurópskeho charakteru.</w:t>
      </w:r>
    </w:p>
    <w:p w14:paraId="1D92A3EF" w14:textId="77777777" w:rsidR="009417BE" w:rsidRDefault="00000000">
      <w:pPr>
        <w:spacing w:before="240" w:after="240"/>
        <w:jc w:val="both"/>
      </w:pPr>
      <w:r>
        <w:t xml:space="preserve">Silný dôraz bude aj na komplementaritu zdrojov, ktorú vygeneruje komercionalizácia výsledkov vlastnej výskumnej a vývojovej činnosti akademického a výskumného sektora. Subjekty akademického a výskumného sektora budú motivované zvýšiť príjmy z patentovej činnosti a využívať možnosti majetkovej účasti v úspešných novozaložených firmách. </w:t>
      </w:r>
    </w:p>
    <w:p w14:paraId="1DA7BEE6" w14:textId="77777777" w:rsidR="009417BE" w:rsidRDefault="00000000">
      <w:pPr>
        <w:spacing w:before="240" w:after="240"/>
        <w:jc w:val="both"/>
        <w:rPr>
          <w:i/>
          <w:iCs/>
        </w:rPr>
      </w:pPr>
      <w:r>
        <w:t xml:space="preserve">Finančné zdroje sa budú získavať prostredníctvom úspešnej realizácie spoločných výskumných projektov a vývojových aktivít so súkromným sektorom. Financovanie  bude viac prepojené na lokálnych aktérov, čím sa naplní zámer princípu „vťahovania” súkromných zdrojov do spolufinancovania vzdelávacích, výskumných a vývojových aktivít a pracovných miest v tejto oblasti a spolupráce s firemným sektorom.  V rámci diferenciácie študijných programov bude dochádzať k prirodzenej orientácii na študijné programy nižšieho stupňa zamerané na prepojenie vzdelávania na prax, aj prostredníctvom podpory študijných programov profesijných bakalárov.  </w:t>
      </w:r>
    </w:p>
    <w:p w14:paraId="47534470" w14:textId="77777777" w:rsidR="009417BE" w:rsidRDefault="00000000">
      <w:pPr>
        <w:pStyle w:val="Nadpis4"/>
        <w:spacing w:before="240" w:after="240"/>
        <w:jc w:val="both"/>
      </w:pPr>
      <w:bookmarkStart w:id="88" w:name="_vre53rsahlxe" w:colFirst="0" w:colLast="0"/>
      <w:bookmarkEnd w:id="88"/>
      <w:r>
        <w:t>Vysoké školy, veda a výskum budú motorom úspešných regiónov</w:t>
      </w:r>
    </w:p>
    <w:p w14:paraId="60755015" w14:textId="77777777" w:rsidR="009417BE" w:rsidRDefault="00000000">
      <w:pPr>
        <w:spacing w:before="240" w:after="240"/>
        <w:jc w:val="both"/>
      </w:pPr>
      <w:r>
        <w:t xml:space="preserve">Akademický a výskumný sektor, samosprávy a podnikateľské subjekty sa na regionálnej úrovni prirodzene a efektívne prepoja </w:t>
      </w:r>
      <w:hyperlink w:anchor="_pp5tylum8ahi">
        <w:r>
          <w:rPr>
            <w:color w:val="1155CC"/>
            <w:u w:val="single"/>
          </w:rPr>
          <w:t>v rámci inovačného ekosystému</w:t>
        </w:r>
      </w:hyperlink>
      <w:r>
        <w:t xml:space="preserve"> reflektujúc budúcu podobu geografickej mapy výskumných infraštruktúr,</w:t>
      </w:r>
      <w:hyperlink w:anchor="kix.17kvafkob7f">
        <w:r>
          <w:rPr>
            <w:color w:val="1155CC"/>
            <w:u w:val="single"/>
            <w:vertAlign w:val="superscript"/>
          </w:rPr>
          <w:t>103</w:t>
        </w:r>
      </w:hyperlink>
      <w:r>
        <w:t xml:space="preserve"> aj s ohľadom na priestorové rozmiestnenie lídrov excelentného výskumu. Postupne sa rozvinie lokálny inovačný </w:t>
      </w:r>
      <w:r>
        <w:lastRenderedPageBreak/>
        <w:t xml:space="preserve">ekosystém s medzinárodne viditeľnými univerzitnými lídrami prepojený na potreby miestnej ekonomiky. Spolupráca s inovatívnymi podnikmi na regionálnej úrovni bude prebiehať oboma smermi, v prípade kvalitných akademických a výskumných pracovísk pomocou projektov aplikovaného výskumu a zakladaním nových spoločných firiem. V prípade medzinárodne konkurencieschopných a inovatívnych firiem pôjde o prenos praktických poznatkov do procesu vzdelávania, pričom zároveň vzniknú projekty spoločného výskumu. Intenzívnejšie premostenie vysokoškolského vzdelávania, vedy a výskumu zastreší aj široké portfólio aktivít kreatívnej ekonomiky. Takto sa zvýši spoločenská angažovanosť a zodpovednosť akademického sektora voči relevantným zainteresovaným stranám, ktorá prispeje k riešeniu problémov Slovenska a jeho regiónov. </w:t>
      </w:r>
    </w:p>
    <w:p w14:paraId="0F8E15D7" w14:textId="77777777" w:rsidR="009417BE" w:rsidRDefault="00000000">
      <w:pPr>
        <w:spacing w:before="240" w:after="240"/>
        <w:jc w:val="both"/>
        <w:rPr>
          <w:sz w:val="16"/>
          <w:szCs w:val="16"/>
        </w:rPr>
      </w:pPr>
      <w:r>
        <w:t>Zároveň sa posilní</w:t>
      </w:r>
      <w:hyperlink w:anchor="_q3dfywjtyq59">
        <w:r>
          <w:rPr>
            <w:color w:val="1155CC"/>
            <w:u w:val="single"/>
          </w:rPr>
          <w:t xml:space="preserve"> pozícia regionálnej samosprávy v procese poskytovania podporných služieb</w:t>
        </w:r>
      </w:hyperlink>
      <w:r>
        <w:t xml:space="preserve">, ako aj v roli aktéra, ktorý bude nápomocný pri hlbšej regionálnej integrácii jednotlivých prvkov rozvíjajúceho sa inovačného ekosystému. Efektívne fungujúci inovačný ekosystém bude predstavovať dôležitý prvok udržania a lákania talentu a následnej prípravy vysokokvalifikovanej pracovnej sily, podnikateľov a inovátorov tak, aby nielen reflektoval na potreby trhu na lokálnej aj,  národnej úrovni, ale zároveň motivoval k vytváraniu nových medzinárodne konkurencieschopných trhových príležitostí.  </w:t>
      </w:r>
    </w:p>
    <w:p w14:paraId="58E89546" w14:textId="77777777" w:rsidR="009417BE" w:rsidRDefault="00000000">
      <w:pPr>
        <w:pStyle w:val="Nadpis3"/>
        <w:rPr>
          <w:color w:val="000000"/>
        </w:rPr>
      </w:pPr>
      <w:bookmarkStart w:id="89" w:name="_vc7ckivmgkp8" w:colFirst="0" w:colLast="0"/>
      <w:bookmarkEnd w:id="89"/>
      <w:r>
        <w:rPr>
          <w:color w:val="000000"/>
        </w:rPr>
        <w:t>Príprava jednotlivcov na život so zrýchľujúcim sa technologickým pokrokom</w:t>
      </w:r>
    </w:p>
    <w:p w14:paraId="6DB372CC" w14:textId="77777777" w:rsidR="009417BE" w:rsidRDefault="00000000">
      <w:pPr>
        <w:spacing w:before="240" w:after="240"/>
        <w:jc w:val="both"/>
      </w:pPr>
      <w:r>
        <w:t>Zrýchľujúci spoločensko-ekonomický dopad nových technológií mení profesijné dráhy a zvyšuje potrebu zmien kvalifikácie. Efektívne využívanie nových technológií pri práci predpokladá primeranú úroveň kľúčových kompetencií a základných zručností pre všetkých</w:t>
      </w:r>
      <w:r>
        <w:rPr>
          <w:vertAlign w:val="superscript"/>
        </w:rPr>
        <w:footnoteReference w:id="5"/>
      </w:r>
      <w:r>
        <w:t>. Slovensko bude v roku 2040 pripravené ťažiť z technologickej zmeny. Bude krajinou so vzdelaným obyvateľstvom so zručnosťami potrebnými pre zvládnutie kvalifikačných zmien. Zároveň krajinou, ktorá jednotlivcom počas ich kariérnych zmien poskytne nadštandardnú podporu, ponúkne reálne možnosti zmien kariérnej dráhy či dopĺňania kvalifikácie.</w:t>
      </w:r>
    </w:p>
    <w:p w14:paraId="1847EA2F" w14:textId="77777777" w:rsidR="009417BE" w:rsidRDefault="00000000">
      <w:pPr>
        <w:pStyle w:val="Nadpis4"/>
        <w:spacing w:before="240" w:after="240"/>
      </w:pPr>
      <w:bookmarkStart w:id="90" w:name="_8q36xcngo9g5" w:colFirst="0" w:colLast="0"/>
      <w:bookmarkEnd w:id="90"/>
      <w:r>
        <w:t>Dôraz na kľúčové kompetencie zvráti sa pokles základných a digitálnych zručností žiakov a študentov</w:t>
      </w:r>
    </w:p>
    <w:p w14:paraId="19EFBA1C" w14:textId="77777777" w:rsidR="009417BE" w:rsidRDefault="00000000">
      <w:pPr>
        <w:jc w:val="both"/>
      </w:pPr>
      <w:r>
        <w:t>Základné zručnosti</w:t>
      </w:r>
      <w:r>
        <w:rPr>
          <w:vertAlign w:val="superscript"/>
        </w:rPr>
        <w:footnoteReference w:id="6"/>
      </w:r>
      <w:r>
        <w:t xml:space="preserve"> spolu s digitálnymi schopnosťami patria medzi kľúčové kompetencie, nadobúdame ich predovšetkým v predkariérnom vzdelávaní, ale využívame počas celého života. Okrem iného sú dôležité aj pre našu schopnosť učiť sa a teda aj rozhodnutia o ďalšom vzdelávaní a kariérnej dráhe. Zastrešujú však aj viacjazyčnosť, občianske a kultúrne povedomie, či podnikateľské myslenie. </w:t>
      </w:r>
    </w:p>
    <w:p w14:paraId="1CC37E05" w14:textId="77777777" w:rsidR="009417BE" w:rsidRDefault="00000000">
      <w:pPr>
        <w:jc w:val="both"/>
      </w:pPr>
      <w:r>
        <w:t>Alarmujúci pokles Slovenska v medzinárodných porovnaniach úrovne základných zručností mladších ročníkov sa podarí zvrátiť vďaka dlhodobej, kontinuálnej implementácií kurikulárnej reformy, ktorá bola na úrovni základných škôl spustená v rámci Plánu obnovy a odolnosti</w:t>
      </w:r>
      <w:hyperlink w:anchor="kix.oslqn7p7cax0">
        <w:r>
          <w:rPr>
            <w:color w:val="1155CC"/>
            <w:u w:val="single"/>
            <w:vertAlign w:val="superscript"/>
          </w:rPr>
          <w:t>104</w:t>
        </w:r>
      </w:hyperlink>
      <w:r>
        <w:t xml:space="preserve"> a na úrovni stredných škôl jej predchádzalo zefektívnenie regionálnej siete zariadení a štruktúry </w:t>
      </w:r>
      <w:r>
        <w:lastRenderedPageBreak/>
        <w:t xml:space="preserve">programov. Zvýšením dostupnosti predškolského vzdelávania sa, okrem iného, podarí znížiť znevýhodnenie žiakov zo sociálne a ekonomicky znevýhodneného prostredia pri nástupe do základnej školy. V úvode základného vzdelávania sa tým tiež vytvorí priestor pre širšiu aplikáciu metód inkluzívneho vzdelávania a podporných opatrení. To sa premietne do zníženia podielu žiakov s nízkou úrovňou vedomostí, oslabenia vzťahu medzi nízkou úrovňou aj sociálno-ekonomickým zázemím žiakov, ale aj v lepšej integrácií žiakov so zdravotným znevýhodnením. </w:t>
      </w:r>
    </w:p>
    <w:p w14:paraId="12C641FD" w14:textId="77777777" w:rsidR="009417BE" w:rsidRDefault="00000000">
      <w:pPr>
        <w:pStyle w:val="Nadpis4"/>
        <w:jc w:val="both"/>
      </w:pPr>
      <w:bookmarkStart w:id="91" w:name="_ntzgac6ry8yx" w:colFirst="0" w:colLast="0"/>
      <w:bookmarkEnd w:id="91"/>
      <w:r>
        <w:t>Zvyšovanie atraktívnosti učiteľského povolania</w:t>
      </w:r>
    </w:p>
    <w:p w14:paraId="5ADE34EA" w14:textId="77777777" w:rsidR="009417BE" w:rsidRDefault="00000000">
      <w:pPr>
        <w:jc w:val="both"/>
      </w:pPr>
      <w:r>
        <w:t>Rola a kvalita učiteľa je kľúčovou pri zvyšovaní kvality poskytovaného vzdelania. Medzinárodné skúsenosti ukazujú, že návratnosť investícií do kvality učiteľov patrí medzi najvyššie spomedzi verejných investícií.</w:t>
      </w:r>
      <w:hyperlink w:anchor="kix.9p1ykxwbzkq">
        <w:r>
          <w:rPr>
            <w:color w:val="1155CC"/>
            <w:u w:val="single"/>
            <w:vertAlign w:val="superscript"/>
          </w:rPr>
          <w:t>105</w:t>
        </w:r>
      </w:hyperlink>
      <w:r>
        <w:t xml:space="preserve"> Učitelia preto budú pri práci odborne podporovaní</w:t>
      </w:r>
      <w:hyperlink w:anchor="kix.ulgm0ruw9u1i">
        <w:r>
          <w:rPr>
            <w:color w:val="1155CC"/>
            <w:u w:val="single"/>
            <w:vertAlign w:val="superscript"/>
          </w:rPr>
          <w:t>106</w:t>
        </w:r>
      </w:hyperlink>
      <w:r>
        <w:t xml:space="preserve"> a motivovaní</w:t>
      </w:r>
      <w:hyperlink w:anchor="kix.hyikq0vplyw2">
        <w:r>
          <w:rPr>
            <w:color w:val="1155CC"/>
            <w:u w:val="single"/>
            <w:vertAlign w:val="superscript"/>
          </w:rPr>
          <w:t>107</w:t>
        </w:r>
      </w:hyperlink>
      <w:r>
        <w:t xml:space="preserve">. Motivácia bude zabezpečená adekványm mzdovým ohodnotením, ale aj nemzdovými benefitmi (napr. zvýhodnený prístup k bývaniu, stabilizačné pôžičky pre študentov pedagogiky), či možnosťami kariérneho rastu v rámci učiteľského povolania. Podpora bude spočívať predovšetkým v rozšírenom prístupe k vzdelávaniu, vrátane mentoringu, tréningov mäkkých zručností, či odbornej podpory pri tvorbe obsahu učiva, či využívaní nových technológií vo výuke. Špeciálna pozornosť vzdelávania učiteľov bude venovaná práci s novými informačnými technológiami a duševnému zdraviu detí a práci so žiakmi a študentmi so špeciálnymi potrebami. V neposlednom rade by kvalitnejší učitelia mali prispieť aj k zvýšeniu podielu žiakov s excelentnými výsledkami. Učitelia budú motivovaní k organizovaniu extrakurikulárnych aktivít, čo posilní aj neformálnu zložku vzdelávania žiakov a študentov. Aj pri týchto aktivitách sa budú môcť oprieť o podporu kompetentných motivovaných nepedagogických pracovníkov. </w:t>
      </w:r>
    </w:p>
    <w:p w14:paraId="19A0E315" w14:textId="77777777" w:rsidR="009417BE" w:rsidRDefault="00000000">
      <w:pPr>
        <w:pStyle w:val="Nadpis4"/>
        <w:spacing w:before="240" w:after="240"/>
        <w:jc w:val="both"/>
      </w:pPr>
      <w:bookmarkStart w:id="92" w:name="_lsw450ky5sf0" w:colFirst="0" w:colLast="0"/>
      <w:bookmarkEnd w:id="92"/>
      <w:r>
        <w:t>Celoživotné vzdelávanie bude štandard</w:t>
      </w:r>
    </w:p>
    <w:p w14:paraId="4C344996" w14:textId="77777777" w:rsidR="009417BE" w:rsidRDefault="00000000">
      <w:pPr>
        <w:jc w:val="both"/>
      </w:pPr>
      <w:r>
        <w:t xml:space="preserve">Pri čoraz častejšej potrebe reagovať na technologické zmeny sa odborná špecializácia presúva do neskorších fáz vzdelávania. Bohatá ponuka stredných odborných škôl, doplnená o kratšie odborné vysokoškolské programy vo väčšej miere zapojí celoživotné vzdelávanie napríklad formou druhošancového vzdelávania pre jednotlivcov so základným nižším ako úplným stredoškolským vzdelaním, ktorí sú na trhu práce výrazne znevýhodnení. Zároveň posilnením ponuky kratších programov s posilenným odborným elementom na úrovni stredoškolského aj vysokoškolského vzdelania (mikroosvedčení, mikrokvalifikácií). </w:t>
      </w:r>
      <w:hyperlink w:anchor="kix.4w7e90rys2ru">
        <w:r>
          <w:rPr>
            <w:color w:val="1155CC"/>
            <w:u w:val="single"/>
            <w:vertAlign w:val="superscript"/>
          </w:rPr>
          <w:t>108</w:t>
        </w:r>
      </w:hyperlink>
      <w:r>
        <w:t xml:space="preserve"> </w:t>
      </w:r>
    </w:p>
    <w:p w14:paraId="0CF7D8BC" w14:textId="77777777" w:rsidR="009417BE" w:rsidRDefault="009417BE">
      <w:pPr>
        <w:jc w:val="both"/>
      </w:pPr>
    </w:p>
    <w:p w14:paraId="1B426497" w14:textId="77777777" w:rsidR="009417BE" w:rsidRDefault="00000000">
      <w:pPr>
        <w:jc w:val="both"/>
        <w:rPr>
          <w:highlight w:val="yellow"/>
        </w:rPr>
      </w:pPr>
      <w:r>
        <w:t xml:space="preserve">Medzi časté bariéry, ktoré je potrebné adresovať pre lepší prístup k celoživotnému vzdelávaniu patrí napríklad aj nízka úroveň kľúčových kompetencií (základných zručností, ale aj schopnosť nadobúdať nové kompetencie) u dospelej populácie, či obmedzená ponuka vzdelávacích programov. K zvýšeniu ponuky programov prispeje stimulovanie tvorby krátkych terciárnych programov či kurzov vedúcich k mikroosvedčeniam v rámci výkonnostných zmlúv s vysokými školami, či na stredných školách. Programy celoživotného vzdelávania budú prepojiteľné s európskym systémom kvalifikácií prostredníctvom definovaných výkonov vo vzdelávaní či výkonových štandardov výsledkov učenia sa. </w:t>
      </w:r>
    </w:p>
    <w:p w14:paraId="5D19A27C" w14:textId="77777777" w:rsidR="009417BE" w:rsidRDefault="009417BE">
      <w:pPr>
        <w:jc w:val="both"/>
        <w:rPr>
          <w:highlight w:val="yellow"/>
        </w:rPr>
      </w:pPr>
    </w:p>
    <w:p w14:paraId="3B7B60A4" w14:textId="77777777" w:rsidR="009417BE" w:rsidRDefault="00000000">
      <w:pPr>
        <w:pStyle w:val="Nadpis4"/>
        <w:spacing w:before="240" w:after="240"/>
        <w:jc w:val="both"/>
      </w:pPr>
      <w:bookmarkStart w:id="93" w:name="_o7jatd1iwzkc" w:colFirst="0" w:colLast="0"/>
      <w:bookmarkEnd w:id="93"/>
      <w:r>
        <w:lastRenderedPageBreak/>
        <w:t>Efektívnejšie využitie dostupného ľudského kapitálu</w:t>
      </w:r>
    </w:p>
    <w:p w14:paraId="07373525" w14:textId="77777777" w:rsidR="009417BE" w:rsidRDefault="00000000">
      <w:pPr>
        <w:jc w:val="both"/>
      </w:pPr>
      <w:r>
        <w:t>Ľudia čoraz častejšie budú prerušovať pracovnú kariéru, preto sa prioritou stane podpora jednotlivcov tak, aby každé prerušenie bolo príležitosťou pre posilnenie pozície človeka na trhu práce. Pracovníci, ktorí lepšie využívajú svoju kvalifikáciu, majú vyššiu produktivitu práce a teda aj vyšší príjem. Profesionálne kariérne poradenstvo poskytované v rámci verejných služieb zamestnanosti bude priamo “ v teréne” operatívne prispievať k zľaďovaniu potrieb trhu práce so schopnosťami a situáciou jednotlivcov. V rámci poskytovaných služieb zamestnanosti sa bude okrem kvalifikačnej mobility podporovať aj priestorová mobilita pracovníkov.</w:t>
      </w:r>
    </w:p>
    <w:p w14:paraId="6BFE7D71" w14:textId="77777777" w:rsidR="009417BE" w:rsidRDefault="00000000">
      <w:pPr>
        <w:jc w:val="both"/>
      </w:pPr>
      <w:r>
        <w:t xml:space="preserve"> </w:t>
      </w:r>
    </w:p>
    <w:p w14:paraId="1D1F5050" w14:textId="77777777" w:rsidR="009417BE" w:rsidRDefault="00000000">
      <w:pPr>
        <w:jc w:val="both"/>
      </w:pPr>
      <w:r>
        <w:t xml:space="preserve">Existujúce kapacity úradov práce nebudú preťažované napriek očakávanému zvýšeniu frikčnej nezamestnanosti v dôsledku častejších prerušení pracovných kariér. Starnutie populácie bude držať štrukturálnu nezamestnanosť v dlhodobejšom horizonte na nízkej úrovni. Nová situácia si vyžiada aj zmenu v uvažovaní. Aktivácia a rekvalifikácia nezamestnaných budú považované za investíciu, ktorá by mala byť nákladovo efektívna a dostupná čo najširšej populácií. Zdroje a pozornosť sa preto budú orientovať na zvyšovanie kvality poskytovaných verejných služieb zamestnanosti, ako aj rozširovanie skupiny klientov verejných služieb zamestnanosti. Početnou skupinou potenciálnych klientov budú napríklad rodičia na rodičovskej dovolenke, ktorých bude možné vtiahnuť do kariérneho poradenstva a systému rekvalifikácií tak, aby sa po tom ako im to rodičovské povinnosti dovolia vedeli vrátiť do vyhovujúcejších povolaní. Analogicky osoby opatrujúce blízkeho člena domácnosti, ktorých bude so starnutím populácie pribúdať. Skupina, ktorá si zasluhuje špecifickú pozornosť, budú samotní starší ľudia (50+), ktorých bude v dôsledku zvyšovania veku odchodu do dôchodku na trhu práce pribúdať. Dlhodobo nezamestnaní budú dostávať intenzívnejšiu a dlhodobejšiu aktiváciu a prípravu na zamestnanie. </w:t>
      </w:r>
    </w:p>
    <w:p w14:paraId="5558D511" w14:textId="77777777" w:rsidR="009417BE" w:rsidRDefault="009417BE">
      <w:pPr>
        <w:jc w:val="both"/>
      </w:pPr>
    </w:p>
    <w:p w14:paraId="4BF2DC5E" w14:textId="77777777" w:rsidR="009417BE" w:rsidRDefault="00000000">
      <w:pPr>
        <w:pStyle w:val="Nadpis3"/>
        <w:rPr>
          <w:color w:val="000000"/>
        </w:rPr>
      </w:pPr>
      <w:bookmarkStart w:id="94" w:name="_kg77ykd48lx" w:colFirst="0" w:colLast="0"/>
      <w:bookmarkEnd w:id="94"/>
      <w:r>
        <w:rPr>
          <w:color w:val="000000"/>
        </w:rPr>
        <w:t xml:space="preserve">Udržanie, lákanie a využívanie talentu </w:t>
      </w:r>
    </w:p>
    <w:p w14:paraId="3EFCF144" w14:textId="77777777" w:rsidR="009417BE" w:rsidRDefault="00000000">
      <w:pPr>
        <w:spacing w:after="160" w:line="259" w:lineRule="auto"/>
        <w:jc w:val="both"/>
      </w:pPr>
      <w:r>
        <w:t xml:space="preserve">Slovensko bude prvýkrát v modernej histórii čeliť dlhodobému poklesu obyvateľstva v produktívnom veku. Domáce zdroje pracovnej sily sa vyčerpajú a nedokážu uspokojiť  ani dopyt po práci spôsobený odchodmi pracovníkov do dôchodku. Ekonomický úspech Slovenska bude závislý od schopnosti efektívne využívať vlastný potenciál a prilákať talent zo zahraničia. To si vyžiada otvorenie krajiny smerom k medzinárodnému talentu a úpravu migračnej politiky. Tá bude koncepčne a zároveň flexibilne reagovať na potreby hospodárstva a širšej spoločnosti. Nositeľom talentu v tomto kontexte nebudú iba pracovníci s najvyššou úrovňou zručností. Talent bude predstavovať vyššiu hodnotu práce s vyššou kvalifikáciou na všetkých úrovniach vzdelania či štruktúry povolaní, teda potenciálnu pracovnú silu s predpokladmi pre výkon ľubovoľného povolania v rôznych odvetviach. </w:t>
      </w:r>
    </w:p>
    <w:p w14:paraId="08C0A5DB" w14:textId="77777777" w:rsidR="009417BE" w:rsidRDefault="00000000">
      <w:pPr>
        <w:pStyle w:val="Nadpis4"/>
        <w:spacing w:before="240" w:after="240"/>
        <w:jc w:val="both"/>
      </w:pPr>
      <w:bookmarkStart w:id="95" w:name="_20apz0p74jbc" w:colFirst="0" w:colLast="0"/>
      <w:bookmarkEnd w:id="95"/>
      <w:r>
        <w:t>Menej maturantov bude odchádzať do zahraničia</w:t>
      </w:r>
    </w:p>
    <w:p w14:paraId="61A78877" w14:textId="77777777" w:rsidR="009417BE" w:rsidRDefault="00000000">
      <w:pPr>
        <w:spacing w:before="240" w:after="240"/>
        <w:jc w:val="both"/>
      </w:pPr>
      <w:r>
        <w:t xml:space="preserve">Istá miera odchodu najšikovnejších maturantov je pre malú krajinu v otvorenej Európe, akou je Slovensko, prirodzená. Aktuálna výška odlivu je nežiaduco vysoká, je preto v záujme krajiny minimalizovať motiváciu pre odliv talentu do zahraničia a vytvoriť čo najatraktívnejšie </w:t>
      </w:r>
      <w:r>
        <w:lastRenderedPageBreak/>
        <w:t>prostredie pre štúdium, profesionálny rozvoj a podnikanie. Na to, aby sa znížil odliv talentu  na zahraničné vysoké školy, je potrebné znížiť verejnosťou vnímaný rozdiel v kvalite vysokoškolského vzdelávania na Slovensku a v zahraničí.</w:t>
      </w:r>
      <w:hyperlink w:anchor="_iyl6yni0erhc">
        <w:r>
          <w:rPr>
            <w:color w:val="1155CC"/>
            <w:u w:val="single"/>
          </w:rPr>
          <w:t xml:space="preserve"> To si vyžaduje zvyšovať kvalitu samotného štúdia.</w:t>
        </w:r>
      </w:hyperlink>
      <w:r>
        <w:t xml:space="preserve"> Opatrenia by mali byť podporené identifikáciou a podporou excelentnosti, zlepšením komunikácie s verejnosťou a propagáciou pozitívnych príkladov. Kvalita vysokoškolského štúdia do veľkej miery priamo súvisí s kvalitou novoprijímaných študentov, ktorá je výsledkom vnímania vysokých škôl verejnosťou. Je potrebné, aby toto prepojenie bolo reflektované aj na úrovni riadenia vysokých škôl, napríklad prostredníctvom ich správnych a dozorných rád. Tieto oblasti sú do podoby jednotlivých reforiem rozpracované v Pláne obnovy a odolnosti SR</w:t>
      </w:r>
      <w:hyperlink w:anchor="kix.986e5ovvzoid">
        <w:r>
          <w:rPr>
            <w:color w:val="1155CC"/>
            <w:u w:val="single"/>
            <w:vertAlign w:val="superscript"/>
          </w:rPr>
          <w:t>109</w:t>
        </w:r>
      </w:hyperlink>
      <w:r>
        <w:t>. V reformných krokoch</w:t>
      </w:r>
      <w:hyperlink w:anchor="kix.l6lfhca50ysc">
        <w:r>
          <w:rPr>
            <w:color w:val="1155CC"/>
            <w:u w:val="single"/>
            <w:vertAlign w:val="superscript"/>
          </w:rPr>
          <w:t>110</w:t>
        </w:r>
      </w:hyperlink>
      <w:r>
        <w:t xml:space="preserve"> je potrebné pokračovať aj po ukončení čerpania prostriedkov z Plánu obnovy a odolnosti. Práca s talentom nezačína len na vysokých školách, ale už na základných a stredných školách. </w:t>
      </w:r>
    </w:p>
    <w:p w14:paraId="732B2920" w14:textId="77777777" w:rsidR="009417BE" w:rsidRDefault="00000000">
      <w:pPr>
        <w:pStyle w:val="Nadpis4"/>
        <w:spacing w:before="240" w:after="240"/>
        <w:jc w:val="both"/>
      </w:pPr>
      <w:bookmarkStart w:id="96" w:name="_mok8meqyai18" w:colFirst="0" w:colLast="0"/>
      <w:bookmarkEnd w:id="96"/>
      <w:r>
        <w:t>Vysoké školy budú slúžiť ako most pre integráciu zahraničného talentu</w:t>
      </w:r>
    </w:p>
    <w:p w14:paraId="59D5A00B" w14:textId="77777777" w:rsidR="009417BE" w:rsidRDefault="00000000">
      <w:pPr>
        <w:spacing w:after="160" w:line="259" w:lineRule="auto"/>
        <w:jc w:val="both"/>
      </w:pPr>
      <w:r>
        <w:t>Rovnako ako (predovšetkým české) vysoké školy poháňajú odliv slovenských maturantov do zahraničia, budú aj slovenské školy lákať množstvo študentov zo zahraničia. Zvyšovanie kvantity zahraničných študentov povedie aj k zvyšovaniu kvality štúdia. Nutným predpokladom je adresovanie ich jazykovej bariéry už v prijímacom konaní, ale aj neskôr počas štúdia. Jednou z možností sú prijímacie konania a vyučovanie v angličtine. Vysokoškolské štúdium bude naďalej atraktívne pre zahraničný talent kvôli svojej jazykovej a finančnej dostupnosti, kvalite, odbornosti a uplatniteľnosti nielen na Slovensku, ale aj na iných pracovných trhoch. Slovensko tiež zvýši podiel zahraničných absolventov zostávajúcich na Slovensku po ukončení štúdia ich aktívnou jazykovou, psychosociálnou a kultúrnou podporou už počas štúdia a odstraňovaním administratívnych bariér. Úloha vysokých škôl, univerzitných miest a edukovaných zamestnávateľov  bude kľúčová.</w:t>
      </w:r>
    </w:p>
    <w:p w14:paraId="7369A3BB" w14:textId="77777777" w:rsidR="009417BE" w:rsidRDefault="00000000">
      <w:pPr>
        <w:spacing w:after="160" w:line="259" w:lineRule="auto"/>
        <w:jc w:val="both"/>
      </w:pPr>
      <w:r>
        <w:t xml:space="preserve">Zároveň rozpis dotácií zo štátneho rozpočtu verejným vysokým školám bude dostatočne motivovať školy k prijímaniu zahraničných študentov aj z nižšie príjmových krajín, teda tých, ktorí si nevedia dovoliť zaplatiť vyššie sumy za školné. K dispozícii budú aj finančné nástroje (študentské pôžičky) motivujúce k štúdiu na Slovensku a následnému zotrvaniu na slovenskom trhu práce po ukončení štúdia.  </w:t>
      </w:r>
    </w:p>
    <w:p w14:paraId="36BB1FB1" w14:textId="77777777" w:rsidR="009417BE" w:rsidRDefault="00000000">
      <w:pPr>
        <w:pStyle w:val="Nadpis4"/>
        <w:spacing w:before="240" w:after="240"/>
        <w:jc w:val="both"/>
      </w:pPr>
      <w:bookmarkStart w:id="97" w:name="_ttbzq3j87w7b" w:colFirst="0" w:colLast="0"/>
      <w:bookmarkEnd w:id="97"/>
      <w:r>
        <w:t>Zvýši sa atraktívnosť pre zahraničný talent</w:t>
      </w:r>
    </w:p>
    <w:p w14:paraId="43BB8C5D" w14:textId="77777777" w:rsidR="009417BE" w:rsidRDefault="00000000">
      <w:pPr>
        <w:spacing w:after="160" w:line="259" w:lineRule="auto"/>
        <w:jc w:val="both"/>
      </w:pPr>
      <w:r>
        <w:t xml:space="preserve">Pre zvýšenie atraktívnosti Slovenska pre zahraničný talent bude potrebné vytvárať koncepčnú migračnú a integračnú politiku, ktorá flexibilne vyváži záujmy hospodárstva a potreby spoločnosti súvisiace s demografickým poklesom. Systém lákania a prijímania pracovnej sily bude  efektívnejšie a úspešne využívať existujúci legislatívny rámec. Odstráni sa fragmentácia a rezortizmus v súčasnom manažmente migrácie, podporí sa integrovaný prístup riadenej migračnej politiky a rozvinie sa medzisektorová spolupráca v migračnej a integračnej politike. Štát bude v úzkej spolupráci so zamestnavateľmi proaktívny v podpore pri obsadzovaní  konkrétnych nedostatkových pozícií na trhu práce, vrátane jazykovej prípravy a dopĺňania kvalifikácie. Zahraniční pracovníci sa môžu uplatniť na pozíciách zodpovedajúcich ich kvalifikácií a zručnostiam zlepšeným systémom uznávania kvalifikácií a podporou v ich komplexnom začlenení do spoločnosti. Kvalifikačné požiadavky v regulovaných povolaniach s akútnym nedostatkom pracovnej sily budú prehodnotené. Komunikácia štátu so žiadateľmi o pobyt za účelom práce alebo podnikania bude transparentná, rýchla, flexibilná, proklientská </w:t>
      </w:r>
      <w:r>
        <w:lastRenderedPageBreak/>
        <w:t xml:space="preserve">a elektronická. Štát aktívne využíva možnosti pridelenia víz pre vysoko odbornú pracovnú silu a ich rodinných príslušníkov. Princíp minimalizácie administratívnych bariér je aplikovaný aj pri podnikaní cudzincov na Slovensku. Posilnia sa finančné zdroje a kapacita štátu a samospráv rozvíjať integračnú politiku cudzincov žijúcich na ich území, vrátane prístupu k vzdelávaniu, zdravotníctvu a dostupnému bývaniu ako kľúčových inštitucionálnych nástrojoch dlhodobej integrácie. Migrácia bude na všetkých úrovniach riadená. </w:t>
      </w:r>
    </w:p>
    <w:p w14:paraId="0D049512" w14:textId="77777777" w:rsidR="009417BE" w:rsidRDefault="00000000">
      <w:pPr>
        <w:pStyle w:val="Nadpis4"/>
        <w:spacing w:before="240" w:after="240"/>
        <w:jc w:val="both"/>
      </w:pPr>
      <w:bookmarkStart w:id="98" w:name="_q1dy09vmcti2" w:colFirst="0" w:colLast="0"/>
      <w:bookmarkEnd w:id="98"/>
      <w:r>
        <w:t>Slovenská diaspóra sa bude aktívne podielať na rozvoji krajiny</w:t>
      </w:r>
    </w:p>
    <w:p w14:paraId="03D77962" w14:textId="77777777" w:rsidR="009417BE" w:rsidRDefault="00000000">
      <w:pPr>
        <w:jc w:val="both"/>
        <w:rPr>
          <w:sz w:val="16"/>
          <w:szCs w:val="16"/>
        </w:rPr>
      </w:pPr>
      <w:r>
        <w:t xml:space="preserve">Nevyhnutnou úlohou je rozvíjanie kvalitnej spolupráce so slovenským talentom pôsobiacim v zahraničí. Štát bude aktívne podporovať sieťovanie s odborníkmi slovenskej diaspóry a vytvárať mosty medzi týmito komunitami a Slovenskom. Kľúčovým nástrojom posilňovania vzťahu ku krajine nie je len zlepšenie služieb zastupiteľských úradov či uľahčenie výkonu občianskych práv zo zahraničia, ale prípadne aj  strategickou modernizáciou politiky štátneho občianstva. Nadmerné legislatívne bariéry budú odstránené. Zrušený generačný limit pre získanie občianstva umožní formálne obnovenie puta s diaspórou, ktorá si zachováva kultúrnu a identitárnu integritu. Štát má flexibilný mechanizmus udeľovania občianstva alebo osobitného statusu na základe preukázateľného inovačného, vedeckého alebo spoločenského prínosu pre Slovensko. Aktívne vytvára a finančne podporuje konkrétne príležitosti na spoluprácu vo vede, výskume a podnikaní, krátkodobé aj dlhodobé návraty a výmenu poznatkov a zapojenie zahraničných Slovákov do domácich projektov. Štát bude pomáhať pri návrate aj novej diaspóre, aby samotný návrat bol čo najjednoduchší aj pre rodinných príslušníkov. </w:t>
      </w:r>
    </w:p>
    <w:p w14:paraId="7C584DA9" w14:textId="77777777" w:rsidR="009417BE" w:rsidRDefault="009417BE">
      <w:pPr>
        <w:pStyle w:val="Nadpis2"/>
        <w:spacing w:before="240" w:after="240"/>
        <w:rPr>
          <w:highlight w:val="yellow"/>
        </w:rPr>
      </w:pPr>
      <w:bookmarkStart w:id="99" w:name="_34xhdw6mhalu" w:colFirst="0" w:colLast="0"/>
      <w:bookmarkEnd w:id="99"/>
    </w:p>
    <w:p w14:paraId="62A83AE9" w14:textId="77777777" w:rsidR="009417BE" w:rsidRDefault="00000000">
      <w:pPr>
        <w:pStyle w:val="Nadpis2"/>
        <w:spacing w:before="240" w:after="240"/>
        <w:rPr>
          <w:highlight w:val="yellow"/>
        </w:rPr>
      </w:pPr>
      <w:r>
        <w:rPr>
          <w:highlight w:val="yellow"/>
        </w:rPr>
        <w:t xml:space="preserve">Udržateľná krajina </w:t>
      </w:r>
    </w:p>
    <w:p w14:paraId="6AE8F9D9" w14:textId="78DBCEF2" w:rsidR="009417BE" w:rsidRDefault="00000000">
      <w:pPr>
        <w:spacing w:line="240" w:lineRule="auto"/>
        <w:jc w:val="both"/>
      </w:pPr>
      <w:r>
        <w:t xml:space="preserve">Slovensko bude aktívnym spolutvorcom zelenej transformácie ku klimaticky odolnej krajine a nízkouhlíkovej ekonomike. Táto transformácia reflektuje širší kontext trojitej planetárnej krízy, ktorá zahŕňa zmenu klímy, stratu biodiverzity a znečistenie - keďže sú vzájomne prepojené, ich riešenie si vyžaduje integrovaný prístup, ktorý presahuje úzko sektorové politiky. Náklady na ochranu prírodného kapitálu, adaptáciu na zmenu klímy a zelenú transformáciu budú vnímané ako strategické investície do dlhodobej odolnosti a prosperity, nie ako náklady. Krajina bude smerovať ku klimaticky odolnému, bezpečnému, adaptovanému a ekologicky stabilnému krajinnému systému založenému na ochrane a obnove biodiverzity a na udržateľnom hospodárení s vodnými, pôdnymi a lesnýmy zdrojmi. Posilňovanie prírodného kapitálu je základ konkurencieschopnosti ekonomiky, verejného zdravia, potravinovej bezpečnosti a celkovej kvality života. </w:t>
      </w:r>
    </w:p>
    <w:p w14:paraId="06C5E7AE" w14:textId="77777777" w:rsidR="009417BE" w:rsidRDefault="009417BE">
      <w:pPr>
        <w:spacing w:line="240" w:lineRule="auto"/>
        <w:jc w:val="both"/>
      </w:pPr>
    </w:p>
    <w:p w14:paraId="7155BCC6" w14:textId="239F03F1" w:rsidR="009417BE" w:rsidRDefault="00000000">
      <w:pPr>
        <w:spacing w:line="240" w:lineRule="auto"/>
        <w:jc w:val="both"/>
      </w:pPr>
      <w:r>
        <w:rPr>
          <w:rFonts w:ascii="Roboto" w:eastAsia="Roboto" w:hAnsi="Roboto" w:cs="Roboto"/>
          <w:color w:val="444746"/>
          <w:highlight w:val="white"/>
        </w:rPr>
        <w:t>Katalyzátorom udržateľného rozvoja spoločnosti sú vzdelanie a kultúra.</w:t>
      </w:r>
      <w:r w:rsidRPr="00134A0A">
        <w:rPr>
          <w:color w:val="434343"/>
        </w:rPr>
        <w:t xml:space="preserve">Vzdelávacie a kultúrne  inštitúcie sa stanú nositeľmi dodržiavania a šírenia princípov udržateľnosti a zodpovednosti k  životnému prostrediu, posilnia vzťah spoločnosti k uchovaniu kultúrneho a prírodného dedičstva. </w:t>
      </w:r>
    </w:p>
    <w:p w14:paraId="0137EB79" w14:textId="77777777" w:rsidR="009417BE" w:rsidRDefault="009417BE">
      <w:pPr>
        <w:spacing w:line="240" w:lineRule="auto"/>
        <w:jc w:val="both"/>
      </w:pPr>
    </w:p>
    <w:p w14:paraId="59513807" w14:textId="69377A0E" w:rsidR="009417BE" w:rsidRDefault="00000000">
      <w:pPr>
        <w:spacing w:line="240" w:lineRule="auto"/>
        <w:jc w:val="both"/>
      </w:pPr>
      <w:r>
        <w:t xml:space="preserve">Základom udržateľnej ekonomiky bude dekarbonizácia priemyslu, služieb a domácností založená na integrovanom nízkouhlíkovom energetickom systéme. Ten je postavený na </w:t>
      </w:r>
      <w:r>
        <w:lastRenderedPageBreak/>
        <w:t>dominantnej úlohe elektriny ako univerzálneho nosiča energie, ktorý umožní efektívnu sektorovú integráciu výroby, prenosu a distribúcie, spotreby a skladovania energie.  Výrazne sa zvýši prepojenie energetiky, priemyslu, dopravy a budov, systém pružne reaguje na potreby nových digitálnych technológií a AI, čím prispeje k zvýšeniu celkovej energetickej efektívnosti, flexibility  a stability systému, pri  súčasnom systematickom  znižovaní závislosti od  fosílnych palív</w:t>
      </w:r>
    </w:p>
    <w:p w14:paraId="1BDF51CB" w14:textId="77777777" w:rsidR="009417BE" w:rsidRDefault="009417BE">
      <w:pPr>
        <w:spacing w:line="240" w:lineRule="auto"/>
        <w:jc w:val="both"/>
      </w:pPr>
    </w:p>
    <w:p w14:paraId="6151913E" w14:textId="42FC5DCD" w:rsidR="009417BE" w:rsidRDefault="00000000">
      <w:pPr>
        <w:spacing w:line="240" w:lineRule="auto"/>
        <w:jc w:val="both"/>
      </w:pPr>
      <w:r>
        <w:t xml:space="preserve">Slovensko výrazne posilní svoju potravinovú bezpečnosť. Fyzická aj cenová dostupnosť bezpečných a výživných potravín bude zabezpečená efektívnymi a konkurencieschopnými domácimi potravinovými vertikálami, ktoré budú spĺňať vysoké požiadavky na ochranu prírodných zdrojov, biodiverzity, a klímy.. Potravinový systém bude zároveň lepšie pripravený čeliť globálnym a regionálnym nestabilitám, potencionálnym krízam a zvyšujúcim sa negatívnym vplyvom zmeny klímy. </w:t>
      </w:r>
    </w:p>
    <w:p w14:paraId="113DCFB8" w14:textId="77777777" w:rsidR="009417BE" w:rsidRDefault="009417BE">
      <w:pPr>
        <w:spacing w:line="240" w:lineRule="auto"/>
        <w:jc w:val="both"/>
      </w:pPr>
    </w:p>
    <w:p w14:paraId="0B56714E" w14:textId="77777777" w:rsidR="009417BE" w:rsidRDefault="00000000">
      <w:pPr>
        <w:spacing w:line="240" w:lineRule="auto"/>
        <w:jc w:val="both"/>
      </w:pPr>
      <w:r>
        <w:t xml:space="preserve">Koncepty efektívnej a udržateľnej mobility, ochrany prírody a regiónov prosperujúcich vďaka moderným investíciám budú hlboko integrované do rozvojových stratégií. Na Slovensku vznikne priaznivé prostredie pre konkurencieschopné obehové hospodárstvo a podmienky na komfortný život v rámci planetárnych hraníc. </w:t>
      </w:r>
    </w:p>
    <w:p w14:paraId="0E457E4D" w14:textId="77777777" w:rsidR="009417BE" w:rsidRPr="00134A0A" w:rsidRDefault="009417BE">
      <w:pPr>
        <w:spacing w:line="240" w:lineRule="auto"/>
        <w:jc w:val="both"/>
        <w:rPr>
          <w:sz w:val="24"/>
          <w:szCs w:val="24"/>
        </w:rPr>
      </w:pPr>
    </w:p>
    <w:p w14:paraId="1B0B15F5" w14:textId="77777777" w:rsidR="009417BE" w:rsidRDefault="00000000">
      <w:pPr>
        <w:spacing w:line="240" w:lineRule="auto"/>
        <w:jc w:val="both"/>
      </w:pPr>
      <w:r>
        <w:t>Znižovanie emisií znečisťujúcich látok ovzdušia (PM2.5, NOx, SO₂) zlepší kvalitu ovzdušia a zníži zdravotnú záťaž populácie. Súčasne obmedzenie znečistenia pôdy a vodných zdrojov prispeje k vyššej kvalite pitnej vody a potravových vertikál. Zníži sa expozícia toxickým látkam spojeným s chronickými ochoreniami vrátane onkologických, neurologických a endokrinných porúch a dôjde k poklesu respiračných a kardiovaskulárnych ochorení, predčasnej úmrtnosti a nákladov zdravotného systému.</w:t>
      </w:r>
    </w:p>
    <w:p w14:paraId="13562482" w14:textId="77777777" w:rsidR="009417BE" w:rsidRDefault="009417BE">
      <w:pPr>
        <w:jc w:val="both"/>
      </w:pPr>
    </w:p>
    <w:p w14:paraId="6AC35429" w14:textId="66A746C7" w:rsidR="009417BE" w:rsidRPr="00134A0A" w:rsidRDefault="00000000">
      <w:pPr>
        <w:jc w:val="both"/>
        <w:rPr>
          <w:rFonts w:ascii="Calibri" w:eastAsia="Calibri" w:hAnsi="Calibri" w:cs="Calibri"/>
        </w:rPr>
      </w:pPr>
      <w:r>
        <w:t>Ekonomické zmeny, transformácia na trhu práce a investície do zmeny palivovej základne sú riadené v súlade s princípmi spravodlivej transformácie (just transition), s dôrazom na zmierňovanie regionálnych a sociálnych dopadov a zabezpečenie inkluzívneho prístupu k prínosom zelenej transformácie.  Osobitná pozornosť bude venovaná regiónom a skupinám obyvateľstva vystaveným najvyšším rizikám, vrátane pracovníkov v uhlíkovo náročných odvetviach, nízkopríjmových domácností a periférnych regiónov s obmedzeným prístupom k službám. Energetická a dopravná chudoba sa bude systematicky znižovať prostredníctvom cielenej podpory zraniteľných domácností, vrátane kombinácie investičných nástrojov (napr. renovácie budov, výmena zdrojov vykurovania, podpora čistých dopravných riešení) a kompenzačných mechanizmov. Aktívna politika trhu práce, zameraná na rekvalifikáciu a zvyšovanie zručností v sektoroch ovplyvnených transformáciou, je kombinovaná s podporou tvorby kvalitných pracovných miest v nízkouhlíkových odvetviach.</w:t>
      </w:r>
    </w:p>
    <w:p w14:paraId="628086EE" w14:textId="77777777" w:rsidR="009417BE" w:rsidRDefault="009417BE">
      <w:pPr>
        <w:spacing w:line="240" w:lineRule="auto"/>
        <w:jc w:val="both"/>
      </w:pPr>
    </w:p>
    <w:p w14:paraId="77C530B9" w14:textId="77777777" w:rsidR="009417BE" w:rsidRDefault="00000000">
      <w:pPr>
        <w:pStyle w:val="Nadpis3"/>
        <w:spacing w:before="240" w:after="240"/>
        <w:jc w:val="both"/>
        <w:rPr>
          <w:color w:val="000000"/>
        </w:rPr>
      </w:pPr>
      <w:bookmarkStart w:id="100" w:name="_gho93y5sihu4" w:colFirst="0" w:colLast="0"/>
      <w:bookmarkEnd w:id="100"/>
      <w:r>
        <w:rPr>
          <w:color w:val="000000"/>
        </w:rPr>
        <w:t>Transformácia Slovenska na nízkouhlíkovú ekonomiku s vysokým inovačným potenciálom v oblasti nízkouhlíkových technológií</w:t>
      </w:r>
    </w:p>
    <w:p w14:paraId="62EB285C" w14:textId="3A53412C" w:rsidR="009417BE" w:rsidRDefault="00000000">
      <w:pPr>
        <w:spacing w:before="240" w:after="240"/>
        <w:jc w:val="both"/>
      </w:pPr>
      <w:r>
        <w:t xml:space="preserve">Ekonomika sa zmení na nízkoemisnú a inovatívnu. Dôležitou súčasťou bude elektrifikácia priemyslu, ale aj iných súčastí hospodárstva (predovšetkým dopravy a vykurovania). Zvýšený dopyt po nízkouhlíkovej elektrickej energii bude Slovensko pokrývať jadrovou elektrinou kombinovanou s obnoviteľnými zdrojmi. Stabilita systému bude posilnená prostredníctvom rozvoja flexibilných zdrojov, akumulácie energie (vrátane batériových a prečerpávacích </w:t>
      </w:r>
      <w:r>
        <w:lastRenderedPageBreak/>
        <w:t xml:space="preserve">kapacít), riadenia dopytu (demand-side management), modernizácie prenosovej a distribučnej sústavy a zavádzania inteligentných sietí. Tieto opatrenia umožnia efektívne vyrovnávanie variability obnoviteľných zdrojov a zvýšia odolnosť systému voči externým šokom. Závislosť na využívaní a dovoze fosílnych palív sa systematicky zníži. </w:t>
      </w:r>
    </w:p>
    <w:p w14:paraId="727834B3" w14:textId="120AAC9C" w:rsidR="009417BE" w:rsidRPr="00134A0A" w:rsidRDefault="00000000">
      <w:pPr>
        <w:spacing w:before="240" w:after="240"/>
        <w:jc w:val="both"/>
        <w:rPr>
          <w:sz w:val="20"/>
          <w:szCs w:val="20"/>
        </w:rPr>
      </w:pPr>
      <w:r>
        <w:t xml:space="preserve">Tento prístup bude mať pozitívny efekt nielen na klimatické ciele, ale aj na energetickú bezpečnosť. Slovensko výrazne zvýši svoj inovačný potenciál sústredeným investovaním do výskumu a vývoja aj v oblasti nízkouhlíkových technológií naprieč technologickým spektrom a v súlade s princípmy technologickej neutrality. Tým prispeje k zlepšeniu technologického pokroku a zvýšeniu vlastnej aj európskej konkurencieschopnosti na medzinárodnej úrovni. Verejné politiky budú založené na analýze údajov. Vybuduje sa integrovaná a prepojená dátová infraštruktúra pre oblasť životného prostredia, pôdohospodárstva a využívania územia, ktorá umožní prepojenie existujúcich databáz a systematický zber a vyhodnocovanie údajov. Dôraz sa bude klásť na dostupnosť, kvalitu a interoperabilitu dát, vrátane pravidelného monitorovania sucha, stavu pôdy a využívania krajiny. Štát formuje trh cestou verejného obstarávania a systematickej implementácie princípov zeleného zaobstarávania (GPP), so zameraním na dekarbonizáciu, klimatickú odolnosť a hodnotenie environmentálnych dopadov v celom životnom cykle produktov a služieb. Dekarbonizačné opatrenia sa realizujú v rámci viacúrovňového riadenia, so zapojením národnej, regionálnej aj lokálnej úrovne zohľadňujúc územné špecifiká a potreby jednotlivých regiónov. Skracujú sa dodávateľské reťazce a , podporuje lokálna ekonomika. </w:t>
      </w:r>
    </w:p>
    <w:p w14:paraId="088AAAB8" w14:textId="77777777" w:rsidR="009417BE" w:rsidRDefault="009417BE">
      <w:pPr>
        <w:spacing w:before="240" w:after="240"/>
        <w:jc w:val="both"/>
        <w:rPr>
          <w:sz w:val="28"/>
          <w:szCs w:val="28"/>
        </w:rPr>
      </w:pPr>
    </w:p>
    <w:p w14:paraId="4AC419B4" w14:textId="77777777" w:rsidR="009417BE" w:rsidRDefault="00000000">
      <w:pPr>
        <w:pStyle w:val="Nadpis4"/>
        <w:spacing w:before="240" w:after="240"/>
        <w:jc w:val="both"/>
      </w:pPr>
      <w:bookmarkStart w:id="101" w:name="_pav0v11vb5m6" w:colFirst="0" w:colLast="0"/>
      <w:bookmarkEnd w:id="101"/>
      <w:r>
        <w:t xml:space="preserve">Energetické úspory budú efektívnym spôsobom znižovania emisií </w:t>
      </w:r>
    </w:p>
    <w:p w14:paraId="601AE575" w14:textId="0DB8BD23" w:rsidR="009417BE" w:rsidRDefault="00000000">
      <w:pPr>
        <w:spacing w:before="240" w:after="240"/>
        <w:jc w:val="both"/>
      </w:pPr>
      <w:r>
        <w:t xml:space="preserve">Nevyrobená energia nemá žiadnu uhlíkovú stopu.. Energetické úspory preto budú najefektívnejší spôsob znižovania emisií. Slovensko výrazne zníži spotreby energie v hospodárstve. Zvýši energetickú efektívnosť cez investície do nových technológií na Slovensku a zapojí sa do ich vývoja v EÚ. Štátne a verejné inštitúcie a podniky vlastnené štátom pôjdu v oblasti energetických úspor a efektivity príkladom. Bude pokračovať trend  oddelenia rastu hospodárstva od rastu primárnej spotreby energie.  </w:t>
      </w:r>
    </w:p>
    <w:p w14:paraId="02E195E5" w14:textId="77777777" w:rsidR="009417BE" w:rsidRDefault="00000000">
      <w:pPr>
        <w:pStyle w:val="Nadpis4"/>
        <w:spacing w:before="240" w:after="240" w:line="240" w:lineRule="auto"/>
        <w:jc w:val="both"/>
      </w:pPr>
      <w:bookmarkStart w:id="102" w:name="_jopcq7n955n4" w:colFirst="0" w:colLast="0"/>
      <w:bookmarkEnd w:id="102"/>
      <w:r>
        <w:t xml:space="preserve">Priemyselné procesy sa výrazne dekarbonizujú a elektrifikujú </w:t>
      </w:r>
    </w:p>
    <w:p w14:paraId="2340243F" w14:textId="33E0956E" w:rsidR="009417BE" w:rsidRDefault="00000000">
      <w:pPr>
        <w:spacing w:after="120" w:line="240" w:lineRule="auto"/>
        <w:jc w:val="both"/>
      </w:pPr>
      <w:r>
        <w:t xml:space="preserve">Priemyselné procesy budú dekarbonizované do maximálnej technicky a ekonomicky realizovateľnje miery, s dôrazom na kombináciu technologických inovácií, zvyšovania energetickej efektívnosti a materiálových tokov. Tam kde je to technicky uskutočniteľné a nákladovo efektívne dôjde k elektrifikácii procesov a nahrádzaniu fosílnych palív v nízkouhlíkovovou elektrickou energiou. Tam, kde elektrifikácia nie je plne realizovateľná sa bude podporovať vývoj a inovácie a ich využitie.  Pri procesných emisiách, ktoré nie je možné za rozumné náklady eliminovať technologickou zmenou sa bude Slovensko podieľať na vývoji a využívaní technológií, demonštrácií a implementácií technológií zachytávania, využívania a ukladania uhlíka (CCUS). </w:t>
      </w:r>
    </w:p>
    <w:p w14:paraId="6EBB4540" w14:textId="49D16B09" w:rsidR="009417BE" w:rsidRDefault="009417BE">
      <w:pPr>
        <w:spacing w:after="120" w:line="240" w:lineRule="auto"/>
        <w:jc w:val="both"/>
      </w:pPr>
    </w:p>
    <w:p w14:paraId="215C9A38" w14:textId="77777777" w:rsidR="009417BE" w:rsidRDefault="00000000">
      <w:pPr>
        <w:pStyle w:val="Nadpis4"/>
        <w:spacing w:before="240" w:after="120" w:line="240" w:lineRule="auto"/>
        <w:jc w:val="both"/>
      </w:pPr>
      <w:bookmarkStart w:id="103" w:name="_sk5uygb8x6n" w:colFirst="0" w:colLast="0"/>
      <w:bookmarkEnd w:id="103"/>
      <w:r>
        <w:lastRenderedPageBreak/>
        <w:t>Dôjde k rozsiahlej obnove budov a elektrifikácii vykurovania</w:t>
      </w:r>
    </w:p>
    <w:p w14:paraId="78951475" w14:textId="27A75C0A" w:rsidR="009417BE" w:rsidRDefault="00000000">
      <w:pPr>
        <w:jc w:val="both"/>
      </w:pPr>
      <w:r>
        <w:t>Budovy predstavujú významný sektor znižovania emisií a znižovania nákladov na prevádzku, ktorý nie je energeticky efektívny kvôli svojej zastaranosti. Významné zaostávanie je hlavne pri verejných budovách ale veľký nevyužitý potenciál je aj v bytoch a rodninných domoch. Rozsiahla obnova budov, vrátane verejných, a elektrifikácia vykurovania nielen naplní naše európske záväzky (3% podlahovej plochy ročne) ale výrazne zníži náklady pre štát a domácnosti. Závislosť na dovoze fosílnych palív, hlavne zemného plynu bude znižovaná  predovšetkým investíciami do CZT na báze obnoviteľných zdrojov a  tepelnými čerpadlami v prípade rodinných domov a iných vhodných lokalít. Tento trend podporí zamestnanosť a tvorbu nových pracovných miest. Centrálne zásobovanie teplom kombinované s masívnym rozvojom geotermálnej energie v rámci týchto systémov bude jedným zo základov slovenského prístupu. Nové budovy budú navrhované so zreteľom na zmenu klímy a budú zahŕňať prvky pasívneho chladenia. Pri aktívnych prvkoch sa bude dbať na vysokú efektívnosť. Zmena legislatívy, noriem a financovania umožní vyšší počet budov s nulovými emisiami, pričom štátne a verejné budovy budú príkladom pre súkromný sektor.</w:t>
      </w:r>
    </w:p>
    <w:p w14:paraId="0A3EBC9A" w14:textId="77777777" w:rsidR="009417BE" w:rsidRDefault="009417BE">
      <w:pPr>
        <w:rPr>
          <w:highlight w:val="yellow"/>
        </w:rPr>
      </w:pPr>
    </w:p>
    <w:p w14:paraId="23D6093C" w14:textId="77777777" w:rsidR="009417BE" w:rsidRDefault="00000000">
      <w:pPr>
        <w:rPr>
          <w:color w:val="666666"/>
          <w:sz w:val="24"/>
          <w:szCs w:val="24"/>
        </w:rPr>
      </w:pPr>
      <w:r>
        <w:rPr>
          <w:color w:val="666666"/>
          <w:sz w:val="24"/>
          <w:szCs w:val="24"/>
        </w:rPr>
        <w:t>Výrazne sa zvýši kvalita ovzdušia, čo bude mať aj pozitívne zdravotné dôsledky</w:t>
      </w:r>
    </w:p>
    <w:p w14:paraId="652CF97E" w14:textId="77777777" w:rsidR="009417BE" w:rsidRDefault="009417BE"/>
    <w:p w14:paraId="096C478B" w14:textId="77777777" w:rsidR="009417BE" w:rsidRDefault="00000000">
      <w:pPr>
        <w:jc w:val="both"/>
      </w:pPr>
      <w:r>
        <w:t xml:space="preserve">Do roku 2040 Slovensko dosiahne výrazné zlepšenie kvality ovzdušia. Koncentrácie hlavných znečisťujúcich látok budú v súlade s odporúčaniami Svetovej zdravotníckej organizácie a  limitmi vyplývajúcimi z medzinárodnoprávnych záväzkov SR a legislatívneho a regulačného rámca  Európskej únie. V súlade s tzv. Cestovnými mapami kvality ovzdušia (tzv. </w:t>
      </w:r>
      <w:r>
        <w:rPr>
          <w:i/>
          <w:iCs/>
        </w:rPr>
        <w:t>air quality roadmaps</w:t>
      </w:r>
      <w:r>
        <w:t>), ktoré budú platné od roku 2028, sa dosiahne požadovaný stav v ôsmich kritických slovenských aglomeráciách (Bratislava, Košice, Prešov, Žilina, Banská Bystrica, Nitra, Trenčín, Trnava), pričom nevzniknú žiadne nové. Emisie z dopravy, vykurovania budov a priemyslu budú systematicky znižované prostredníctvom elektrifikácie, energetickej efektívnosti a modernizácie technológií. Zníži sa počet obyvateľov vystavených nadlimitným koncentráciám jemných prachových častíc a ďalších škodlivín, zlepší sa verejné zdravie a kvalita života v mestách a regiónoch.</w:t>
      </w:r>
    </w:p>
    <w:p w14:paraId="1A016123" w14:textId="77777777" w:rsidR="009417BE" w:rsidRPr="00134A0A" w:rsidRDefault="009417BE">
      <w:pPr>
        <w:jc w:val="both"/>
        <w:rPr>
          <w:sz w:val="26"/>
          <w:szCs w:val="26"/>
        </w:rPr>
      </w:pPr>
    </w:p>
    <w:p w14:paraId="41F833B0" w14:textId="77777777" w:rsidR="009417BE" w:rsidRPr="00134A0A" w:rsidRDefault="009417BE">
      <w:pPr>
        <w:jc w:val="both"/>
        <w:rPr>
          <w:sz w:val="24"/>
          <w:szCs w:val="24"/>
        </w:rPr>
      </w:pPr>
    </w:p>
    <w:p w14:paraId="69E3B4B6" w14:textId="77777777" w:rsidR="009417BE" w:rsidRDefault="009417BE">
      <w:pPr>
        <w:jc w:val="both"/>
      </w:pPr>
    </w:p>
    <w:p w14:paraId="5F9898C9" w14:textId="77777777" w:rsidR="009417BE" w:rsidRDefault="009417BE">
      <w:pPr>
        <w:jc w:val="both"/>
      </w:pPr>
    </w:p>
    <w:p w14:paraId="7C2A3BB8" w14:textId="77777777" w:rsidR="009417BE" w:rsidRPr="00134A0A" w:rsidRDefault="009417BE">
      <w:pPr>
        <w:jc w:val="both"/>
      </w:pPr>
    </w:p>
    <w:p w14:paraId="7B4206D7" w14:textId="77777777" w:rsidR="009417BE" w:rsidRDefault="00000000">
      <w:pPr>
        <w:pStyle w:val="Nadpis3"/>
        <w:spacing w:after="120" w:line="240" w:lineRule="auto"/>
        <w:rPr>
          <w:color w:val="000000"/>
        </w:rPr>
      </w:pPr>
      <w:bookmarkStart w:id="104" w:name="_8g2e34a6i8vh" w:colFirst="0" w:colLast="0"/>
      <w:bookmarkEnd w:id="104"/>
      <w:r>
        <w:rPr>
          <w:color w:val="000000"/>
        </w:rPr>
        <w:t>Smerovanie k zdravej a pestrej krajine, ktorá sa  adaptuje na zmenu klímy</w:t>
      </w:r>
    </w:p>
    <w:p w14:paraId="2F0D4FD5" w14:textId="77777777" w:rsidR="009417BE" w:rsidRDefault="009417BE">
      <w:pPr>
        <w:spacing w:before="120" w:line="240" w:lineRule="auto"/>
        <w:jc w:val="both"/>
        <w:rPr>
          <w:sz w:val="20"/>
          <w:szCs w:val="20"/>
        </w:rPr>
      </w:pPr>
    </w:p>
    <w:p w14:paraId="2CBC5D3F" w14:textId="5E2909DE" w:rsidR="009417BE" w:rsidRDefault="00000000">
      <w:pPr>
        <w:jc w:val="both"/>
      </w:pPr>
      <w:r>
        <w:t xml:space="preserve">Navzájom súvisiace globálne krízy bude Slovensko riešiť systémovo a prepojene. Kvalifikovane, kontinuálne a udržateľným spôsobom bude pristupovať k riešeniu sStraty biodiverzity, zmeny klímy a znečisťovania, ktoré majú spoločné príčiny v neudržateľných modeloch výroby a spotreby, navzájom sa zosilňujú a ohrozujú stabilitu prírodných systémov, hospodárstvo aj kvalitu života. Krajina bude smerovať k funkčnému systému a udržateľne využívať zdroje a prírodný kapitál. Transformácia bude smerovať k vyváženiu produkcie a </w:t>
      </w:r>
      <w:r>
        <w:lastRenderedPageBreak/>
        <w:t xml:space="preserve">poskytovania ekosystémových služieb. Zvýši sa podiel plôch využívaných extenzívnejším spôsobom hospodárenia, prvkov zelenej infraštruktúry a krajinných štruktúr podporujúcich biodiverzitu, zadržiavanie vody a odolnosť voči klimatickým extrémom. Štruktúra poľnohospodárskych plodín sa prispôsobí meniacim sa klimatickým podmienkam s dôrazom na diverzifikáciu a pestovanie odolnejších plodín. Slovensko zaujme koordinovaný a dlhodobý prístup, ktorý prepojí ochranu prírody, adaptáciu na zmenu klímy a udržateľné využívanie prírodných zdrojov. </w:t>
      </w:r>
    </w:p>
    <w:p w14:paraId="5151FC92" w14:textId="77777777" w:rsidR="009417BE" w:rsidRDefault="00000000">
      <w:pPr>
        <w:pStyle w:val="Nadpis4"/>
        <w:spacing w:before="240" w:after="240" w:line="240" w:lineRule="auto"/>
        <w:jc w:val="both"/>
        <w:rPr>
          <w:b/>
          <w:bCs/>
        </w:rPr>
      </w:pPr>
      <w:bookmarkStart w:id="105" w:name="_8tphgwx4fs9z" w:colFirst="0" w:colLast="0"/>
      <w:bookmarkEnd w:id="105"/>
      <w:r>
        <w:t>Krajina bude odolnejšia voči klimatickým extrémom vďaka komplexnému riadeniu</w:t>
      </w:r>
      <w:r>
        <w:rPr>
          <w:b/>
          <w:bCs/>
        </w:rPr>
        <w:t xml:space="preserve"> </w:t>
      </w:r>
    </w:p>
    <w:p w14:paraId="51536034" w14:textId="77777777" w:rsidR="009417BE" w:rsidRDefault="00000000">
      <w:pPr>
        <w:jc w:val="both"/>
      </w:pPr>
      <w:r>
        <w:t>Krajina bude využívaná a riadená komplexne. To sa prejaví neohrozovaním jednotlivých prírodných zdrojov kvôli preferencii jedného zdroja. Prístup založený na nadrezortnom manažmente zníži ohrozenie a degradáciu prírodných ekosystémov. Znížia sa tlaky urbanizácie a intenzívneho poľnohospodárstva. Vďaka tomu sa zvýši schopnosť krajiny poskytovať ekosystémové služby a zníži sa jej zraniteľnosť voči klimatickým extrémom. Integrovaný manažment krajiny bude kľúčový na dosahovanie environmentálnych a ekonomických cieľov. Na prekonanie bariér bude potrebné pristupovať k riešeniam nad rámec jednotlivých rezortov a viac zohľadniť ekosystémové služby v rozhodovacích a investičných procesoch. Zavedie sa systematická regulácia záberu pôdy a zastavanosti územia. Stanovia sa jasné pravidlá pre maximálny podiel zastavaných plôch a minimálny podiel zelene v nových rozvojových projektoch, pričom sa bude zohľadňovať kvalita a bonita pôdy. Záber poľnohospodárskej pôdy bude riadený ekonomickými nástrojmi vrátane diferencovaných poplatkov podľa bonity, s cieľom minimalizovať stratu najkvalitnejších pôd.</w:t>
      </w:r>
    </w:p>
    <w:p w14:paraId="069E8BB4" w14:textId="77777777" w:rsidR="009417BE" w:rsidRDefault="00000000">
      <w:pPr>
        <w:pStyle w:val="Nadpis4"/>
        <w:spacing w:before="240" w:after="240" w:line="240" w:lineRule="auto"/>
      </w:pPr>
      <w:bookmarkStart w:id="106" w:name="_82m9h2si34nh" w:colFirst="0" w:colLast="0"/>
      <w:bookmarkEnd w:id="106"/>
      <w:r>
        <w:t xml:space="preserve">Vybuduje sa účinný systém zeleno-modrej infraštruktúry krajiny a posilní sa priestorová ekologická stabilita územia </w:t>
      </w:r>
    </w:p>
    <w:p w14:paraId="0B621F95" w14:textId="77777777" w:rsidR="009417BE" w:rsidRDefault="00000000">
      <w:pPr>
        <w:jc w:val="both"/>
        <w:rPr>
          <w:i/>
          <w:iCs/>
          <w:sz w:val="20"/>
          <w:szCs w:val="20"/>
        </w:rPr>
      </w:pPr>
      <w:r>
        <w:t xml:space="preserve">Spomalí sa využívanie územia ľuďmi, ktoré spôsobuje rozdrobenie krajiny, limituje migračný pohyb živočíchov a následne znižuje aj stupeň priestorovej ekologickej stability krajiny. Podarí sa pozitívne ovplyvňovať kolobeh vody v krajine. Bude sa účinne riešiť rozdrobenie  krajiny a strata prepojena prírodných území, ktoré patria medzi hlavné faktory poklesu biodiverzity a znižovania odolnosti ekosystémov. Zároveň sa zvýši adaptačná schopnosť krajiny na zmenu klímy a zlepší sa jej schopnosť zmierňovať dôsledky klimatických extrémov, ako sú sucho, povodne či vlny horúčav. Z hľadiska eliminácie týchto negatívnych javov sa intenzívne vybuduje systém tzv. modro-zelenej infraštruktúry, ktorá pomôže pri zachovaní biodiverzity a zadržiavaní vody v krajine, vytvorí podmienky pre prirodzený kolobeh vody, zlepší ovzdušie i mikroklímu a v neposlednom rade bude mať pozitívny vplyv na psychický a fyzický stav obyvateľov. Zelená a modrá infraštruktúra bude predstavovať kľúčové riešenie, ktoré bude blízke prírode a zároveň prispeje k adaptácii na zmenu klímy, zmierňovaniu jej dôsledkov a obnovu ekosystémov. Rozvinú sa nové modely financovania, ktoré budú reagovať na nedostatok financií na realizáciu ekostabilizačných prvkov zapojením samospráv a súkromného kapitálu. Zosilnie verejná podpora významu „zelených opatrení“. </w:t>
      </w:r>
    </w:p>
    <w:p w14:paraId="4E624A87" w14:textId="77777777" w:rsidR="009417BE" w:rsidRDefault="00000000">
      <w:pPr>
        <w:pStyle w:val="Nadpis4"/>
        <w:spacing w:before="240" w:after="240" w:line="240" w:lineRule="auto"/>
        <w:jc w:val="both"/>
      </w:pPr>
      <w:bookmarkStart w:id="107" w:name="_t4l4h27nht8f" w:colFirst="0" w:colLast="0"/>
      <w:bookmarkEnd w:id="107"/>
      <w:r>
        <w:lastRenderedPageBreak/>
        <w:t>Účinná ochrana prírody pomôže aj obnove ekosystémov</w:t>
      </w:r>
    </w:p>
    <w:p w14:paraId="2BD20E1C" w14:textId="77777777" w:rsidR="009417BE" w:rsidRDefault="00000000">
      <w:pPr>
        <w:jc w:val="both"/>
      </w:pPr>
      <w:r>
        <w:t>Slovensko vybuduje dobrý systém ochrany prírody a bude riešiť problém rozsiahleho intenzívneho využívania územia ľuďmi. Rozvinie sa existujúci systém ochrany prírody a nebude pokračovať zhoršovanie stavu ekosystémov a biodiverzity. Základnou podmienkou pre zachovanie biodiverzity bude dôsledná aplikácia zákona o ochrane prírody a krajiny na celom území. Dôležité tiež bude vytváranie vhodných podmienok pre orgány ochrany prírody, ktoré umožnia vhodnú starostlivosť o chránené územia a ich predmety ochrany. Obnova ekosystémov bude predstavovať kľúčový nástroj na zvýšenie odolnosti krajiny, zabezpečenie ekosystémových služieb a adaptáciu na zmenu klímy. Zvýši sa odolnosť systému voči investičným tlakom na využívanie chránených území. Taktiež sa bude riešiť chronický problém, ktorým sú nevysporiadané majetkové vzťahy.</w:t>
      </w:r>
    </w:p>
    <w:p w14:paraId="347425AF" w14:textId="77777777" w:rsidR="009417BE" w:rsidRDefault="00000000" w:rsidP="00134A0A">
      <w:pPr>
        <w:pBdr>
          <w:top w:val="nil"/>
          <w:left w:val="nil"/>
          <w:bottom w:val="nil"/>
          <w:right w:val="nil"/>
          <w:between w:val="nil"/>
        </w:pBdr>
        <w:jc w:val="both"/>
      </w:pPr>
      <w:r w:rsidRPr="00134A0A">
        <w:rPr>
          <w:color w:val="434343"/>
          <w:sz w:val="20"/>
          <w:szCs w:val="20"/>
        </w:rPr>
        <w:t>Zlepší sa environmentálne povedomie spoločnosti. Informovaná a vzdelaná spoločnosť sa pružne prispôsobí zmene a zrealizuje účinné opatrenia potrebné z hľadiska ochrany biodiverzity a adaptácie na zmenu klímy, a to v mestskom aj vidieckom prostredí.</w:t>
      </w:r>
    </w:p>
    <w:p w14:paraId="66D6786C" w14:textId="77777777" w:rsidR="009417BE" w:rsidRDefault="009417BE"/>
    <w:p w14:paraId="4CD6BCDF" w14:textId="77777777" w:rsidR="009417BE" w:rsidRDefault="00000000">
      <w:pPr>
        <w:pBdr>
          <w:top w:val="nil"/>
          <w:left w:val="nil"/>
          <w:bottom w:val="nil"/>
          <w:right w:val="nil"/>
          <w:between w:val="nil"/>
        </w:pBdr>
        <w:jc w:val="both"/>
        <w:rPr>
          <w:sz w:val="28"/>
          <w:szCs w:val="28"/>
        </w:rPr>
      </w:pPr>
      <w:r>
        <w:t>Najväčšou výzvou pre vytvorenie zelenej a klimaticky odolnej krajiny bude zmena myslenia spoločnosti, ktorá následne vyvinie tlak na zavádzanie adaptačných opatrení. Občianska spoločnosť sa bude viac a výraznejšie podieľať na presadení ochrany krajiny a zmeny životného prostredia. Zmena správania spotrebiteľov a výrobných vzorcov bude zároveň jedným z kľúčových predpokladov riešenia environmentálnej krízy, teda vzájomne prepojených problémov ako strata biodiverzity, zmena klímy a znečisťovanie. Spoločne sa podarí brániť nepremysleným zásahom do prírody a krajiny. Zlepší sa environmentálne povedomie spoločnosti. Informovaná a vzdelaná spoločnosť sa pružne prispôsobí zmene a zrealizuje účinné opatrenia potrebné z hľadiska ochrany biodiverzity a adaptácie na zmenu klímy. Zvýšenie participácie verejnosti zároveň prispeje k lepšiemu prijímaniu opatrení a zníži konflikty pri ich realizácii.</w:t>
      </w:r>
    </w:p>
    <w:p w14:paraId="65189798" w14:textId="77777777" w:rsidR="009417BE" w:rsidRDefault="00000000">
      <w:pPr>
        <w:pStyle w:val="Nadpis3"/>
        <w:rPr>
          <w:color w:val="000000"/>
        </w:rPr>
      </w:pPr>
      <w:bookmarkStart w:id="108" w:name="_t6n0utjr11v0" w:colFirst="0" w:colLast="0"/>
      <w:bookmarkEnd w:id="108"/>
      <w:r>
        <w:rPr>
          <w:color w:val="000000"/>
        </w:rPr>
        <w:t>Nízkouhlíková, bezpečná, konkurencieschopná a cenovo dostupná energetika pre hospodárstvo a domácnosti</w:t>
      </w:r>
    </w:p>
    <w:p w14:paraId="7B7C8139" w14:textId="55A40076" w:rsidR="009417BE" w:rsidRDefault="00000000">
      <w:pPr>
        <w:spacing w:before="240" w:after="240" w:line="240" w:lineRule="auto"/>
        <w:jc w:val="both"/>
      </w:pPr>
      <w:r>
        <w:t>Energetika bude jedným zo základných pilierov hospodárskej stability a odolnosti krajiny, zabezpečí fungovanie priemyslu, verejných služieb aj každodenného života obyvateľov. Energetický systém Slovenska prejde komplexnou transformáciou smerom k vyššej integrácii,  pružne sa prispôsobí technologickým možnostiam a trendom a, bude významným spôsobom defragmentovaný.    Geopolitické faktory a technologické zmeny, snaha o vyššiu konkurencieschopnosť, ale aj klimatické a ďalšie záväzky posunú systém ku efektívnejšiemu prepojeniu výroby, distribúcie a spotreby energie naprieč sektormi.</w:t>
      </w:r>
    </w:p>
    <w:p w14:paraId="72767432" w14:textId="630B3704" w:rsidR="009417BE" w:rsidRDefault="00000000">
      <w:pPr>
        <w:spacing w:before="240" w:after="240" w:line="240" w:lineRule="auto"/>
        <w:jc w:val="both"/>
      </w:pPr>
      <w:r>
        <w:t xml:space="preserve">Energetika sa plynulo dekarbonizuje v súlade s cieľmi Slovenska do roku 2040 a záväzku dosiahnuť klimatickú neutralitu do roku 2050. Výrazne sa znížia emisie skleníkových plynov a pretransformuje sa spôsob výroby, distribúcie a spotreby energie. Zníži sa závislosť na importe fosílnych palív, čo sa priaznivo odzrkadlí v obchodnej bilancii. Systém prejde na nízkouhlíkové zdroje, pričom jadrová energetika zostane stabilizačným prvkom energetického mixu. Súčasne sa podarí výrazne urýchľovať ďalší rozvoj obnoviteľných zdrojov energie a zvýši sa kapacita na skladovanie energie, ktorá umožní efektívne zapojenie variabilných </w:t>
      </w:r>
      <w:r>
        <w:lastRenderedPageBreak/>
        <w:t>zdrojov do siete. Obnoviteľné zdroje, tam kde to bude možné a vhodné, budú umiestňované do blízkosti  miesta spotreby.</w:t>
      </w:r>
    </w:p>
    <w:p w14:paraId="4554922F" w14:textId="77777777" w:rsidR="009417BE" w:rsidRDefault="00000000">
      <w:pPr>
        <w:spacing w:before="240" w:after="240" w:line="240" w:lineRule="auto"/>
        <w:jc w:val="both"/>
      </w:pPr>
      <w:r>
        <w:t xml:space="preserve">Distribučná a prenosová sústava pružne zareaguje na rastúcu elektrifikáciu hospodárstva, najmä v doprave, priemysle a vykurovaní. Bude sa rozsiahlo investovať do inteligentných sietí, digitalizácie a systémov riadenia energie. Ponuka a dopyt sa budú flexibilne vyrovnávať. Moderný energetický systém zároveň vo väčšej miere využije pokročilé technologické riešenia ako internet vecí, umelá inteligencia, digitálne dvojčatá či nové komunikačné siete, ktoré umožnia efektívnejšie riadenie výroby, distribúcie aj spotreby energie. Stabilné regulačné prostredie bude kombinované s podporou investícií do moderných technológií a rozvojom efektívneho energetického trhu.  </w:t>
      </w:r>
    </w:p>
    <w:p w14:paraId="5878DDD4" w14:textId="2D52E8BF" w:rsidR="009417BE" w:rsidRDefault="009417BE">
      <w:pPr>
        <w:spacing w:before="240" w:after="240" w:line="240" w:lineRule="auto"/>
        <w:jc w:val="both"/>
        <w:rPr>
          <w:i/>
          <w:iCs/>
          <w:sz w:val="20"/>
          <w:szCs w:val="20"/>
        </w:rPr>
      </w:pPr>
    </w:p>
    <w:p w14:paraId="2FE2F62B" w14:textId="77777777" w:rsidR="009417BE" w:rsidRDefault="00000000">
      <w:pPr>
        <w:pStyle w:val="Nadpis4"/>
        <w:spacing w:before="240" w:after="240"/>
        <w:jc w:val="both"/>
      </w:pPr>
      <w:bookmarkStart w:id="109" w:name="_dy0rxs3at3a9" w:colFirst="0" w:colLast="0"/>
      <w:bookmarkEnd w:id="109"/>
      <w:r>
        <w:t xml:space="preserve">Energetický systém bude dekarbonizovaný a znižia sa emisie skleníkových plynov </w:t>
      </w:r>
    </w:p>
    <w:p w14:paraId="310A9588" w14:textId="004C6FFC" w:rsidR="009417BE" w:rsidRDefault="00000000">
      <w:pPr>
        <w:jc w:val="both"/>
        <w:rPr>
          <w:sz w:val="24"/>
          <w:szCs w:val="24"/>
        </w:rPr>
      </w:pPr>
      <w:r>
        <w:t xml:space="preserve">Energetický systém Slovenska postupne prejde na nízkouhlíkové zdroje energie, osobitný zreteľ bude kladený na dekarbonizáciu výroby tepla. Kľúčovým prvkom tejto zmeny bude stabilná úloha jadrovej energetiky doplnená o dynamický rozvoj obnoviteľných zdrojov energie. </w:t>
      </w:r>
      <w:r w:rsidRPr="00134A0A">
        <w:rPr>
          <w:rFonts w:ascii="Roboto" w:eastAsia="Roboto" w:hAnsi="Roboto" w:cs="Roboto"/>
          <w:color w:val="242424"/>
          <w:sz w:val="21"/>
          <w:szCs w:val="21"/>
          <w:highlight w:val="white"/>
        </w:rPr>
        <w:t>Pri zohľadnení jej nákladov jadrová energetika prispeje spolu s ďalšími nákladovo efektívnymi riešeniami (vrátane flexibility, skladovania, sietí a prepojení) k zníženiu celkových systémových nákladov tým, že doplní obnoviteľné zdroje energie o pevnú nízkouhlíkovú kapacitu, ktorá podporuje stabilitu siete, integráciu a potreby skladovania.</w:t>
      </w:r>
      <w:r>
        <w:t xml:space="preserve"> Zároveň sa výrazne zníži závislosť od dovozu fosílnych palív, čo prispeje k zlepšeniu energetickej bezpečnosti a obchodnej bilancie krajiny. Rozvoj batériových úložísk, prečerpávacích elektrární a ďalších technologických riešení umožní stabilnú prevádzku energetického systému aj pri variabilnej výrobe energie, pričom sa rozvinú v súlade s princípmi znižovania uhlíkovej stopy celého systému výroby a distribúcie energie.</w:t>
      </w:r>
    </w:p>
    <w:p w14:paraId="7E1747F0" w14:textId="77777777" w:rsidR="009417BE" w:rsidRDefault="00000000">
      <w:pPr>
        <w:pStyle w:val="Nadpis4"/>
        <w:spacing w:before="240" w:after="240" w:line="240" w:lineRule="auto"/>
        <w:jc w:val="both"/>
      </w:pPr>
      <w:bookmarkStart w:id="110" w:name="_je9tbl7j1nql" w:colFirst="0" w:colLast="0"/>
      <w:bookmarkEnd w:id="110"/>
      <w:r>
        <w:t xml:space="preserve">Dodávky energie budú bezpečné a spoľahlivé </w:t>
      </w:r>
    </w:p>
    <w:p w14:paraId="5E2FB19B" w14:textId="77777777" w:rsidR="009417BE" w:rsidRDefault="00000000">
      <w:pPr>
        <w:jc w:val="both"/>
        <w:rPr>
          <w:i/>
          <w:iCs/>
          <w:sz w:val="24"/>
          <w:szCs w:val="24"/>
        </w:rPr>
      </w:pPr>
      <w:r>
        <w:t>Systém zabezpečí stabilné, spoľahlivé a dlhodobo udržateľné dodávky energie pre všetkých odberateľov. Bude zahŕňať diverzifikáciu zdrojov a dodávateľských trás, rozvoj a modernizáciu energetickej infraštruktúry. Posilní sa odolnosť energetického systému voči externým šokom vrátane geopolitických rizík, kybernetických hrozieb a extrémnych klimatických javov. Neoddeliteľnou súčasťou bude aj schopnosť systému flexibilne reagovať na výkyvy v ponuke a dopyte. Distribučná a prenosová sústava sa systematicky zmodernizuje, aby dokázala reagovať na rastúcu elektrifikáciu dopravy, priemyslu a vykurovania. Investície budú smerovať do inteligentných sietí, digitalizácie a systémov riadenia energie, ktoré umožnia flexibilné vyrovnávanie ponuky a dopytu a efektívnu integráciu obnoviteľných zdrojov do energetickej sústavy.</w:t>
      </w:r>
    </w:p>
    <w:p w14:paraId="66BD650B" w14:textId="77777777" w:rsidR="009417BE" w:rsidRDefault="00000000">
      <w:pPr>
        <w:pStyle w:val="Nadpis4"/>
        <w:spacing w:before="240" w:after="240" w:line="240" w:lineRule="auto"/>
        <w:jc w:val="both"/>
      </w:pPr>
      <w:bookmarkStart w:id="111" w:name="_ynchdh7aaxbm" w:colFirst="0" w:colLast="0"/>
      <w:bookmarkEnd w:id="111"/>
      <w:r>
        <w:t>Stabilné regulačné prostredie a konkurencieschopný systém</w:t>
      </w:r>
    </w:p>
    <w:p w14:paraId="0ADA39C1" w14:textId="77777777" w:rsidR="009417BE" w:rsidRDefault="00000000">
      <w:pPr>
        <w:spacing w:before="240" w:after="240" w:line="240" w:lineRule="auto"/>
        <w:jc w:val="both"/>
        <w:rPr>
          <w:i/>
          <w:iCs/>
          <w:sz w:val="20"/>
          <w:szCs w:val="20"/>
        </w:rPr>
      </w:pPr>
      <w:r>
        <w:t xml:space="preserve">Stabilné a predvídateľné podnikateľské prostredie v oblasti energetiky bude kľúčovým predpokladom pre úspešnú zmenu energetického systému a udržanie konkurencieschopnosti slovenskej ekonomiky. Energeticky náročné odvetvia priemyslu, služby aj malé a stredné podniky budú citlivé na vývoj cien energií a regulačné zmeny. Preto sa vytvoria cenové a </w:t>
      </w:r>
      <w:r>
        <w:lastRenderedPageBreak/>
        <w:t>regulačné podmienky, ktoré umožnia hospodárskym subjektom fungovať a plánovať dlhodobé investície. Základom bude transparentný a stabilný regulačný rámec, ktorý podporí efektívne fungovanie energetických trhov, konkurenciu a predvídateľnú tvorbu cien energie. Súčasťou tohto prístupu bude aj optimalizácia nákladov na energiu prostredníctvom zvyšovania energetickej efektívnosti, modernizácie infraštruktúry a podpory technologických inovácií. Politiky verejnej podpory budú stimulovať investície do moderných a nízkoemisných technológií, čím sa posilní ekonomická odolnosť a dlhodobá konkurencieschopnosť krajiny.</w:t>
      </w:r>
    </w:p>
    <w:p w14:paraId="51981BE3" w14:textId="7556761A" w:rsidR="009417BE" w:rsidRDefault="009417BE">
      <w:pPr>
        <w:jc w:val="both"/>
      </w:pPr>
      <w:bookmarkStart w:id="112" w:name="_bjvonmauizsv" w:colFirst="0" w:colLast="0"/>
      <w:bookmarkEnd w:id="112"/>
    </w:p>
    <w:p w14:paraId="250BABB7" w14:textId="77777777" w:rsidR="009417BE" w:rsidRDefault="00000000">
      <w:pPr>
        <w:pStyle w:val="Nadpis3"/>
        <w:widowControl w:val="0"/>
        <w:spacing w:before="240" w:after="240" w:line="240" w:lineRule="auto"/>
      </w:pPr>
      <w:bookmarkStart w:id="113" w:name="_spk49idcmxtg" w:colFirst="0" w:colLast="0"/>
      <w:bookmarkStart w:id="114" w:name="_j7rouwscdsb4" w:colFirst="0" w:colLast="0"/>
      <w:bookmarkEnd w:id="113"/>
      <w:bookmarkEnd w:id="114"/>
      <w:r>
        <w:t xml:space="preserve">Transformácia  priemyselných odvetví smerom k obehovým výrobným modelom </w:t>
      </w:r>
    </w:p>
    <w:p w14:paraId="4BC7424F" w14:textId="24368CB7" w:rsidR="009417BE" w:rsidRDefault="00000000">
      <w:pPr>
        <w:jc w:val="both"/>
      </w:pPr>
      <w:r>
        <w:t xml:space="preserve"> </w:t>
      </w:r>
    </w:p>
    <w:p w14:paraId="775A96CF" w14:textId="026C4082" w:rsidR="009417BE" w:rsidRPr="00134A0A" w:rsidRDefault="00000000">
      <w:pPr>
        <w:pStyle w:val="Nadpis4"/>
        <w:keepNext w:val="0"/>
        <w:keepLines w:val="0"/>
        <w:spacing w:before="0" w:after="160" w:line="240" w:lineRule="auto"/>
        <w:jc w:val="both"/>
        <w:rPr>
          <w:color w:val="000000"/>
          <w:sz w:val="22"/>
          <w:szCs w:val="22"/>
        </w:rPr>
      </w:pPr>
      <w:r w:rsidRPr="00134A0A">
        <w:rPr>
          <w:color w:val="000000"/>
          <w:sz w:val="22"/>
          <w:szCs w:val="22"/>
        </w:rPr>
        <w:t>Pre zachovanie a posilnenie konkurencieschopnosti smeruje Slovensko k systému  založenému na princípoch obehového hospodárstva. Priemysel, tak malé ako aj  stredné podniky, spoločne cestou investícií a inovácií znižujú závislosť od primárnych zdrojov ako sú ropa a plyn a zvyšujú pridanú hodnotu domácich materiálových tokov. Súčasťou tohto cieľa bude zvýšiť počet tzv. “zelených” pracovných miest, ktoré takéto hospodárstvo vytvorí.</w:t>
      </w:r>
      <w:hyperlink r:id="rId16" w:history="1">
        <w:r>
          <w:rPr>
            <w:color w:val="1155CC"/>
            <w:sz w:val="22"/>
            <w:szCs w:val="22"/>
            <w:u w:val="single"/>
            <w:vertAlign w:val="superscript"/>
          </w:rPr>
          <w:t>114</w:t>
        </w:r>
      </w:hyperlink>
      <w:r w:rsidRPr="00134A0A">
        <w:rPr>
          <w:color w:val="000000"/>
          <w:sz w:val="22"/>
          <w:szCs w:val="22"/>
        </w:rPr>
        <w:t xml:space="preserve"> Zníži sa spotreba primárnych surovín a odpadu prostredníctvom predlžovania životnosti výrobkov, podpory dizajnu pre opätovné použitie a recykláciu a rozvoja priemyselnej symbiózy medzi podnikmi. Dôležitou súčasťou je aj efektívnejšie využívanie materiálových tokov a energetických zdrojov v rámci výrobných reťazcov. Zmeny prispejú k vyššej konkurencieschopnosti priemyslu a zároveň k znižovaniu environmentálnej záťaže. Kľúčové priemyselné odvetvia Slovenska, najmä automobilový, stavebný a potravinársky priemysel, sa posúvajú zmenia smerom k obehovým výrobným modelom, čo prinesie úsporu materálov a energií.</w:t>
      </w:r>
    </w:p>
    <w:p w14:paraId="69587DEE" w14:textId="77777777" w:rsidR="009417BE" w:rsidRPr="00134A0A" w:rsidRDefault="00000000">
      <w:pPr>
        <w:pStyle w:val="Nadpis4"/>
        <w:keepNext w:val="0"/>
        <w:keepLines w:val="0"/>
        <w:widowControl w:val="0"/>
        <w:spacing w:before="0" w:after="0" w:line="240" w:lineRule="auto"/>
        <w:jc w:val="both"/>
        <w:rPr>
          <w:color w:val="000000"/>
          <w:sz w:val="22"/>
          <w:szCs w:val="22"/>
        </w:rPr>
      </w:pPr>
      <w:r w:rsidRPr="00134A0A">
        <w:rPr>
          <w:color w:val="000000"/>
          <w:sz w:val="22"/>
          <w:szCs w:val="22"/>
        </w:rPr>
        <w:t xml:space="preserve">Téma obehového hospodárstva sa stala nadrezortnou. Podniky na Slovensku vytvárajú  princípy tzv. priemyselnej symbiózy, formujú sa vzájomné prepojenia a efektívne dodávateľské reťazce. Banky a finančné inštitúcie podporujú nové investície na základe prísne definovaných indikátorov obehového hospodárstva a s cieľom podporiť konkurencieschopnosť priemyslu. Samosprávy permanentne pracujú na zlepšovaní a  efektivite odpadového hospodárstvo pri spravodlivých poplatkoch. Cieľom je  nulové skládkovanie odpadov a maximálne predchádzanie ich  vzniku. </w:t>
      </w:r>
    </w:p>
    <w:p w14:paraId="02E401AF" w14:textId="77777777" w:rsidR="009417BE" w:rsidRPr="00134A0A" w:rsidRDefault="009417BE">
      <w:pPr>
        <w:pStyle w:val="Nadpis4"/>
        <w:keepNext w:val="0"/>
        <w:keepLines w:val="0"/>
        <w:widowControl w:val="0"/>
        <w:spacing w:before="0" w:after="0" w:line="263" w:lineRule="auto"/>
        <w:rPr>
          <w:color w:val="000000"/>
          <w:sz w:val="22"/>
          <w:szCs w:val="22"/>
        </w:rPr>
      </w:pPr>
    </w:p>
    <w:p w14:paraId="00215179" w14:textId="77777777" w:rsidR="009417BE" w:rsidRPr="00134A0A" w:rsidRDefault="00000000">
      <w:pPr>
        <w:pStyle w:val="Nadpis4"/>
        <w:keepNext w:val="0"/>
        <w:keepLines w:val="0"/>
        <w:widowControl w:val="0"/>
        <w:spacing w:before="0" w:after="0" w:line="263" w:lineRule="auto"/>
        <w:jc w:val="both"/>
        <w:rPr>
          <w:color w:val="000000"/>
          <w:sz w:val="22"/>
          <w:szCs w:val="22"/>
        </w:rPr>
      </w:pPr>
      <w:r w:rsidRPr="00134A0A">
        <w:rPr>
          <w:color w:val="000000"/>
          <w:sz w:val="22"/>
          <w:szCs w:val="22"/>
        </w:rPr>
        <w:t xml:space="preserve">Existujú efektívne ekonomické nástroje na opätovne použiteľné a použité, či recyklovateľné a recyklované produkty s cieľom podporiť ich využívanie a predĺženie životnosti. Potravinový systém vo väčšej miere zohľadní prístup Jedno zdravie (z angl. </w:t>
      </w:r>
      <w:r w:rsidRPr="00134A0A">
        <w:rPr>
          <w:i/>
          <w:iCs/>
          <w:color w:val="000000"/>
          <w:sz w:val="22"/>
          <w:szCs w:val="22"/>
        </w:rPr>
        <w:t>One Health</w:t>
      </w:r>
      <w:r w:rsidRPr="00134A0A">
        <w:rPr>
          <w:color w:val="000000"/>
          <w:sz w:val="22"/>
          <w:szCs w:val="22"/>
        </w:rPr>
        <w:t xml:space="preserve">), ktorý prepája zdravie ľudí, zvierat a ekosystémov. Na štátnej úrovni budú existovať štandardy v rôznych sektoroch a produktových skupinách. Tie budú mať integrované obehové a environmentálne kritériá tak, aby sa využili v oblasti verejného obstarávania v štátnej, verejnej správe a zelených nákupoch v súkromnom sektore. </w:t>
      </w:r>
    </w:p>
    <w:p w14:paraId="193F3999" w14:textId="77777777" w:rsidR="009417BE" w:rsidRPr="00134A0A" w:rsidRDefault="009417BE">
      <w:pPr>
        <w:pStyle w:val="Nadpis4"/>
        <w:keepNext w:val="0"/>
        <w:keepLines w:val="0"/>
        <w:widowControl w:val="0"/>
        <w:spacing w:before="0" w:after="0" w:line="263" w:lineRule="auto"/>
        <w:jc w:val="both"/>
        <w:rPr>
          <w:color w:val="000000"/>
          <w:sz w:val="22"/>
          <w:szCs w:val="22"/>
        </w:rPr>
      </w:pPr>
    </w:p>
    <w:p w14:paraId="29915441" w14:textId="77777777" w:rsidR="009417BE" w:rsidRPr="00134A0A" w:rsidRDefault="00000000">
      <w:pPr>
        <w:pStyle w:val="Nadpis4"/>
        <w:keepNext w:val="0"/>
        <w:keepLines w:val="0"/>
        <w:widowControl w:val="0"/>
        <w:spacing w:before="0" w:after="0" w:line="263" w:lineRule="auto"/>
        <w:jc w:val="both"/>
        <w:rPr>
          <w:color w:val="000000"/>
          <w:sz w:val="22"/>
          <w:szCs w:val="22"/>
        </w:rPr>
      </w:pPr>
      <w:bookmarkStart w:id="115" w:name="_kb4g7847y6r8" w:colFirst="0" w:colLast="0"/>
      <w:bookmarkEnd w:id="115"/>
      <w:r w:rsidRPr="00134A0A">
        <w:rPr>
          <w:color w:val="000000"/>
          <w:sz w:val="22"/>
          <w:szCs w:val="22"/>
        </w:rPr>
        <w:t xml:space="preserve">Na úrovni miest a regiónov budú zamestnaní odborníci na obehové hospodárstvo, ktorých cieľom bude v regiónoch pomáhať vytvárať podmienky pre podnikateľov a obyvateľov na udržateľné podnikanie a každodenné fungovanie. Na stredných školách sa bude vyučovať obehové hospodárstvo ako súčasť školského kurikula. </w:t>
      </w:r>
    </w:p>
    <w:p w14:paraId="475A1B9A" w14:textId="77777777" w:rsidR="009417BE" w:rsidRDefault="00000000">
      <w:pPr>
        <w:pStyle w:val="Nadpis4"/>
        <w:widowControl w:val="0"/>
        <w:spacing w:before="240" w:after="240" w:line="240" w:lineRule="auto"/>
        <w:jc w:val="both"/>
        <w:rPr>
          <w:b/>
          <w:bCs/>
        </w:rPr>
      </w:pPr>
      <w:bookmarkStart w:id="116" w:name="_v8gbzgq9faiw" w:colFirst="0" w:colLast="0"/>
      <w:bookmarkEnd w:id="116"/>
      <w:r>
        <w:lastRenderedPageBreak/>
        <w:t>Moderné odpadové hospodárstvo predíde vzniku odpadu</w:t>
      </w:r>
    </w:p>
    <w:p w14:paraId="66E1C28D" w14:textId="56B7DD2F" w:rsidR="009417BE" w:rsidRDefault="00000000">
      <w:pPr>
        <w:jc w:val="both"/>
      </w:pPr>
      <w:r>
        <w:t>Prierezovou témou bude modernizácia systému odpadového hospodárstva, ktorej cieľom bude predchádzať, prípadne znížiť odpad a výrazne zvýšiť mieru jeho materiálového a energetického zhodnotenia. Kľúčovým prvkom bude posilnený triedený zber, rozvoj recyklačnej infraštruktúry a efektívnejšie spracovanie biologicky rozložiteľného odpadu. Súčasťou systémovej zmeny je aj podpora technológií, ktoré umožnia premenu bioodpadu na bioplyn, biometán alebo organické hnojivá. Verejné financie budú efektívne využívané na rozvoj infraštruktúry a inovatívnych riešení v oblasti odpadového hospodárstva. Strategickým prístupom sa bude postupne smerovať k nulovému skládkovaniu a zavedniu spravodlivých poplatkových systémov, ktoré budú motivovať domácnosti a podniky k znižovaniu množstva odpadu.</w:t>
      </w:r>
    </w:p>
    <w:p w14:paraId="7DF192BB" w14:textId="77777777" w:rsidR="009417BE" w:rsidRDefault="00000000">
      <w:pPr>
        <w:pStyle w:val="Nadpis4"/>
        <w:widowControl w:val="0"/>
        <w:spacing w:before="240" w:after="240" w:line="240" w:lineRule="auto"/>
        <w:jc w:val="both"/>
        <w:rPr>
          <w:b/>
          <w:bCs/>
        </w:rPr>
      </w:pPr>
      <w:bookmarkStart w:id="117" w:name="_iai9syxrijvs" w:colFirst="0" w:colLast="0"/>
      <w:bookmarkEnd w:id="117"/>
      <w:r>
        <w:t>Zvýši sa miera opätovného použitia</w:t>
      </w:r>
    </w:p>
    <w:p w14:paraId="37970546" w14:textId="66AD2E96" w:rsidR="009417BE" w:rsidRDefault="00000000">
      <w:pPr>
        <w:widowControl w:val="0"/>
        <w:spacing w:line="240" w:lineRule="auto"/>
        <w:jc w:val="both"/>
        <w:rPr>
          <w:sz w:val="16"/>
          <w:szCs w:val="16"/>
        </w:rPr>
      </w:pPr>
      <w:r>
        <w:t>Kľúčovým prvkom obehového hospodárstva bude systematicky zvyšovať mieru opätovného použitia výrobkov a materiálov tak, aby bolo možné predĺžiť životný cyklus produktov a znížiť množstvo odpadu prostredníctvom rozvoja centier opätovného použitia, opravární a materiálových bánk. Dôležitou súčasťou je vytváranie infraštruktúry a stimulov, ktoré umožnia domácnostiam, samosprávam aj podnikom zapájať sa do systémov opätovného využívania. Podporí sa vznik nových lokálnych služieb a pracovných miest v oblasti opráv, renovácie a redistribúcie výrobkov.</w:t>
      </w:r>
    </w:p>
    <w:p w14:paraId="37B2134A" w14:textId="77777777" w:rsidR="009417BE" w:rsidRDefault="00000000">
      <w:pPr>
        <w:pStyle w:val="Nadpis4"/>
        <w:widowControl w:val="0"/>
        <w:spacing w:line="240" w:lineRule="auto"/>
      </w:pPr>
      <w:bookmarkStart w:id="118" w:name="_texy7md6ozdt" w:colFirst="0" w:colLast="0"/>
      <w:bookmarkEnd w:id="118"/>
      <w:r>
        <w:t xml:space="preserve">Zvýši sa podiel zeleného a obehového verejného obstarávania </w:t>
      </w:r>
    </w:p>
    <w:p w14:paraId="459AD4F3" w14:textId="7F17830F" w:rsidR="009417BE" w:rsidRDefault="00000000">
      <w:pPr>
        <w:widowControl w:val="0"/>
        <w:spacing w:line="240" w:lineRule="auto"/>
        <w:jc w:val="both"/>
      </w:pPr>
      <w:r>
        <w:t>Systematicky sa bude rozširovať využívania zeleného a obehového verejného obstarávania, ktoré bude fungovať ako kľúčový nástroj a signál pre výrobcov a spotrebiteľov. Do verejných nákupov štátu, samospráv a verejných inštitúcií budú začlenené environmentálne a obehové kritériá. Takýto prístup významne stimuluje dopyt po výrobkoch a službách s nižšou environmentálnou stopou a podporuje inovácie v podnikateľskom sektore. Zároveň sa posilňuje transparentnosť a efektívnosť využívania verejných zdrojov.</w:t>
      </w:r>
    </w:p>
    <w:p w14:paraId="5FE84AAA" w14:textId="77777777" w:rsidR="009417BE" w:rsidRDefault="009417BE">
      <w:pPr>
        <w:widowControl w:val="0"/>
        <w:spacing w:line="240" w:lineRule="auto"/>
        <w:jc w:val="both"/>
      </w:pPr>
    </w:p>
    <w:p w14:paraId="6D85342C" w14:textId="77777777" w:rsidR="009417BE" w:rsidRDefault="00000000">
      <w:pPr>
        <w:pStyle w:val="Nadpis3"/>
        <w:spacing w:line="240" w:lineRule="auto"/>
      </w:pPr>
      <w:bookmarkStart w:id="119" w:name="_848f5le92u8o" w:colFirst="0" w:colLast="0"/>
      <w:bookmarkEnd w:id="119"/>
      <w:r>
        <w:t>Integrovaný a dostupný nízkouhlíkový systém udržateľnej mobility</w:t>
      </w:r>
    </w:p>
    <w:p w14:paraId="2A2F62B6" w14:textId="77777777" w:rsidR="009417BE" w:rsidRDefault="009417BE">
      <w:pPr>
        <w:jc w:val="both"/>
      </w:pPr>
    </w:p>
    <w:p w14:paraId="76EABB27" w14:textId="62B3C6E6" w:rsidR="009417BE" w:rsidRDefault="00000000">
      <w:pPr>
        <w:jc w:val="both"/>
      </w:pPr>
      <w:r>
        <w:t xml:space="preserve">Dopravná infraštruktúra bude vybudovaná  do takej miery, ktorá bude saturovať aktuálne prepravné potreby na všetkých teritoriálnych úrovniach (od medzinárodnej až po lokálnu). ,. Slovensko bude stavať na modernom, nízkouhlíkovom a vysoko integrovanom dopravnom systéme, ktorý efektívne prepojí všetky regióny krajiny. Železničná doprava bude chrbticou mobility. Oproti cestnej doprave bude konkurencieschopná, spoľahlivá a elektrifikovaná všade tam, kde to vzhľadom na prepravné nároky bude opodstatnené a ekonomicky výhodné. Nákladná doprava bude vo veľkej miere multimodálna s dominantným využitím železnice a ekologických logistických riešení. Mestá budú smerovať k 15-minútovému princípu s vysokou mierou pešej dostupnosti a bezpečnej cyklistickej infraštruktúry. Verejná doprava bude plne integrovaná, digitálne riadená a plynulo nadviaže na mikromobilitu v režime tzv. prvej alebo poslednej míle (z angl. </w:t>
      </w:r>
      <w:r>
        <w:rPr>
          <w:i/>
          <w:iCs/>
        </w:rPr>
        <w:t>first/last mile</w:t>
      </w:r>
      <w:r>
        <w:t>). Individuálna doprava bude prevažne bezemisná a doplnená široko dostupnými zdieľanými službami. Regionálna doprava bude flexibilná, dostupná pre všetky skupiny obyvateľstva a efektívne riadená na úrovni regiónov.</w:t>
      </w:r>
    </w:p>
    <w:p w14:paraId="261ABB9C" w14:textId="77777777" w:rsidR="009417BE" w:rsidRDefault="009417BE">
      <w:pPr>
        <w:jc w:val="both"/>
      </w:pPr>
    </w:p>
    <w:p w14:paraId="6A9C0DA3" w14:textId="77777777" w:rsidR="009417BE" w:rsidRDefault="00000000">
      <w:pPr>
        <w:jc w:val="both"/>
      </w:pPr>
      <w:r>
        <w:t>Bezpečnosť dopravy sa výrazne zvýši a počet vážnych nehôd bude minimálny. Celý dopravný systém bude bezpečný voči útokom, odolný, inteligentne riadený a pripravený na klimatické aj bezpečnostné výzvy.</w:t>
      </w:r>
    </w:p>
    <w:p w14:paraId="7FC4085E" w14:textId="77777777" w:rsidR="009417BE" w:rsidRDefault="009417BE">
      <w:pPr>
        <w:spacing w:line="240" w:lineRule="auto"/>
        <w:jc w:val="both"/>
        <w:rPr>
          <w:i/>
          <w:iCs/>
          <w:sz w:val="24"/>
          <w:szCs w:val="24"/>
        </w:rPr>
      </w:pPr>
    </w:p>
    <w:p w14:paraId="1E81FC68" w14:textId="77777777" w:rsidR="009417BE" w:rsidRDefault="00000000">
      <w:pPr>
        <w:pStyle w:val="Nadpis4"/>
        <w:spacing w:before="0" w:after="0"/>
        <w:jc w:val="both"/>
      </w:pPr>
      <w:r>
        <w:t>Sektor dopravy bude zásadne dekarbonizovaný</w:t>
      </w:r>
    </w:p>
    <w:p w14:paraId="7BBCD7CD" w14:textId="708BAEEF" w:rsidR="009417BE" w:rsidRDefault="00000000">
      <w:pPr>
        <w:jc w:val="both"/>
      </w:pPr>
      <w:r>
        <w:t>Sektor dopravy bude do veľkej miery dekarbonizovanýe. Železničná doprava bude efektívna a ekologická, s využitím elektrickej trakcie s cieľom jej maximálneho využitia na tratiach s dostatočnými prepravnými výkonmi, spolu s posilnením úlohy železnice v osobnej i nákladnej doprave.  Zároveň budúsystematicky podporované ekologické formy individuálnej mobility. Prioritné budú nemotorové a aktívne druhy dopravy ako chôdza a cyklistika. Tam, kde tieto formy nebudú možné, budú preferovať bezemisné, resp. nízkoemisné vozidlá vrátane elektromobility a mikromobility. Podporovaný bude rozvoj zdieľaných foriem mobility, ktoré znížia počet vozidiel na cestách a zvýšia efektívnosť využívania dopravných prostriedkov. Zdieľané riešenia budú uplatňované vo všetkých segmentoch dopravy vrátane osobných vozidiel a mikromobility. Výsledkom bude udržateľný, nízkoemisný a efektívny dopravný systém, ktorý podporí klimatické ciele a kvalitu života.</w:t>
      </w:r>
    </w:p>
    <w:p w14:paraId="16AFD241" w14:textId="77777777" w:rsidR="009417BE" w:rsidRDefault="009417BE">
      <w:pPr>
        <w:jc w:val="both"/>
      </w:pPr>
    </w:p>
    <w:p w14:paraId="7221C7F9" w14:textId="77777777" w:rsidR="009417BE" w:rsidRDefault="00000000">
      <w:pPr>
        <w:pStyle w:val="Nadpis4"/>
        <w:spacing w:before="0" w:after="0"/>
        <w:jc w:val="both"/>
      </w:pPr>
      <w:r>
        <w:t xml:space="preserve">Doprava bude dostupná a bezbariérová pre všetkých </w:t>
      </w:r>
    </w:p>
    <w:p w14:paraId="15019CC9" w14:textId="45715C0D" w:rsidR="009417BE" w:rsidRDefault="00000000">
      <w:pPr>
        <w:jc w:val="both"/>
        <w:rPr>
          <w:sz w:val="24"/>
          <w:szCs w:val="24"/>
        </w:rPr>
      </w:pPr>
      <w:r>
        <w:t xml:space="preserve">Na Slovensku bude existovať systém dostupnej, bezbariérovej a sociálne inkluzívnej dopravy pre všetkých obyvateľov. Nemotorová doprava sa rozvinie všade tam, kde je to možné, s dôrazom na pešiu mobilitu, mikromobilitu a budovanie bezpečných oddelených cyklotrás. Urbanizovaný priestor veľkých miest bude do veľkej miery pretransformovaný v súlade s konceptom 15-minútového mesta, aby sa znížila potreba každodennej mobility a posilnila dostupnosť služieb v mieste bývania. Zároveň sú posilnené kompetencie a finančné zdroje regiónov pri organizovaní dopravy vrátane regionálnej železničnej dopravy. Verejná doprava bude plne integrovaná, digitálne riadená, v taktovom režime a  systematicky prepojená s aktívnymi formami mobility a riešeniami tzv. prvej a poslednej míle (z angl. </w:t>
      </w:r>
      <w:r>
        <w:rPr>
          <w:i/>
          <w:iCs/>
        </w:rPr>
        <w:t>first mile/last mile</w:t>
      </w:r>
      <w:r>
        <w:t>)</w:t>
      </w:r>
      <w:hyperlink w:anchor="kix.nmnvyl3eq57j">
        <w:r>
          <w:rPr>
            <w:color w:val="1155CC"/>
            <w:u w:val="single"/>
            <w:vertAlign w:val="superscript"/>
          </w:rPr>
          <w:t>115</w:t>
        </w:r>
      </w:hyperlink>
      <w:r>
        <w:t xml:space="preserve"> založenými na mikromobilite. Rozvinuté sú flexibilné formy verejnej dopravy vrátane služieb na požiadanie (z angl. </w:t>
      </w:r>
      <w:r>
        <w:rPr>
          <w:i/>
          <w:iCs/>
        </w:rPr>
        <w:t>on demand</w:t>
      </w:r>
      <w:r>
        <w:t>) a sociálnych taxi služieb pre zraniteľné skupiny obyvateľstva. Moderné digitálne a IT nástroje  zabezpečujú efektívnosť riadenia dopravných služieb a ich dostupnosť pre všetkých.</w:t>
      </w:r>
    </w:p>
    <w:p w14:paraId="79E89246" w14:textId="77777777" w:rsidR="009417BE" w:rsidRDefault="009417BE">
      <w:pPr>
        <w:jc w:val="both"/>
        <w:rPr>
          <w:sz w:val="24"/>
          <w:szCs w:val="24"/>
        </w:rPr>
      </w:pPr>
    </w:p>
    <w:p w14:paraId="6A407DAA" w14:textId="77777777" w:rsidR="009417BE" w:rsidRDefault="00000000">
      <w:pPr>
        <w:pStyle w:val="Nadpis4"/>
        <w:spacing w:before="0" w:after="0"/>
        <w:jc w:val="both"/>
      </w:pPr>
      <w:r>
        <w:t xml:space="preserve">Doprava a dopravná infraštruktúra podporia udržateľný hospodársky rozvoj </w:t>
      </w:r>
    </w:p>
    <w:p w14:paraId="4721D4E0" w14:textId="57E29D5D" w:rsidR="009417BE" w:rsidRDefault="00000000">
      <w:pPr>
        <w:jc w:val="both"/>
      </w:pPr>
      <w:r>
        <w:t xml:space="preserve">Rozvoj, modernizácia a údržba dopravnej infraštruktúry napredujú do takej miery, že nie sú limitom pre regionálny rozvoj a konkurencieschopnosť. Úzke miesta v dopravnej infraštruktúre budú eliminované v maximálnej možnej miere, aby nebrzdili hospodársky rozvoj regiónov a plynulú a bezpečnú mobilitu osôb.. Sieť diaľnic a rýchlostných ciest bude dobudovaná v súlade s aktuálnymi potrebami zodpovedajúcimi intenzite dopravy na hlavných medzinárodných a vnútroštátnych ťahoch. Zabezpečená bude systematická oprava a údržba mostov a budovanie obchvatov na cestách I. triedy všade tam, kde to intenzita cestnej dopravy bude vyžadovať. Zároveň sa zekologizuje nákladná doprava a zásobovanie tak, že sa zvýši multimodálna doprava - najmä železničná, kontajnerová a tam, kde je to vhodné, aj medzinárodná vodná doprava. S cieľom znižovať dopravnú náročnosť ekonomiky sa rozvinie </w:t>
      </w:r>
      <w:r>
        <w:lastRenderedPageBreak/>
        <w:t>lokálna a regionálna výroba a spotreba, ak to bude ekonomicky a environmentálne opodstatnené. Súčasťou bude aj rozvoj leteckej dopravy ako nástroja mobility a hospodárskeho rozvoja štátu a regiónov. Pri jej podpore bude zároveň dôraz na postupné zvyšovanie podielu nízkouhlíkových palív. Výsledkom bude efektívny, prepojený a environmentálne udržateľný dopravný systém, ktorý podporí konkurencieschopnosť Slovenska.</w:t>
      </w:r>
    </w:p>
    <w:p w14:paraId="77F06159" w14:textId="77777777" w:rsidR="009417BE" w:rsidRDefault="009417BE">
      <w:pPr>
        <w:jc w:val="both"/>
      </w:pPr>
    </w:p>
    <w:p w14:paraId="5BD39A94" w14:textId="77777777" w:rsidR="009417BE" w:rsidRDefault="00000000">
      <w:pPr>
        <w:pStyle w:val="Nadpis4"/>
        <w:spacing w:before="0" w:after="0"/>
        <w:jc w:val="both"/>
      </w:pPr>
      <w:r>
        <w:t>Zvýši sa bezpečnosť dopravy</w:t>
      </w:r>
    </w:p>
    <w:p w14:paraId="5FDDF45C" w14:textId="2BBBCF2E" w:rsidR="009417BE" w:rsidRDefault="00000000">
      <w:pPr>
        <w:jc w:val="both"/>
      </w:pPr>
      <w:r>
        <w:t>Vo všetkých druhoch dopravy sa zvýši bezpečnosť a systematicky sa zníži dopravná nehodovosť. Dôraz sa bude klásť na ochranu účastníkov cestnej premávky, najmä zraniteľných skupín ako chodci, cyklisti, deti, seniori a osoby so zdravotným znevýhodnením. Zlepší sa dopravná infraštruktúra, prevencia a dopravná výchova s cieľom minimalizovať riziká nehôd. Podarí sa znižovať kriminalitu a ďalšie bezpečnostné hrozby v doprave a dopravnej infraštruktúre. Výsledkom bude bezpečnejší dopravný systém, ktorý chráni zdravie a životy všetkých účastníkov mobility.</w:t>
      </w:r>
    </w:p>
    <w:p w14:paraId="60F44A08" w14:textId="77777777" w:rsidR="009417BE" w:rsidRDefault="009417BE">
      <w:pPr>
        <w:jc w:val="both"/>
      </w:pPr>
    </w:p>
    <w:p w14:paraId="16C9023B" w14:textId="77777777" w:rsidR="009417BE" w:rsidRDefault="00000000">
      <w:pPr>
        <w:pStyle w:val="Nadpis4"/>
        <w:spacing w:before="0" w:after="0"/>
        <w:jc w:val="both"/>
      </w:pPr>
      <w:bookmarkStart w:id="120" w:name="_qy0v5eefc9s" w:colFirst="0" w:colLast="0"/>
      <w:bookmarkEnd w:id="120"/>
      <w:r>
        <w:t>Dopravná infraštruktúra bude klimaticky a bezpečnostne odolná</w:t>
      </w:r>
    </w:p>
    <w:p w14:paraId="3867456F" w14:textId="4B860587" w:rsidR="009417BE" w:rsidRDefault="00000000">
      <w:pPr>
        <w:jc w:val="both"/>
        <w:rPr>
          <w:b/>
          <w:bCs/>
          <w:color w:val="000000"/>
          <w:sz w:val="32"/>
          <w:szCs w:val="32"/>
        </w:rPr>
      </w:pPr>
      <w:r>
        <w:t>Vytvorená bude  klimaticky a bezpečnostne odolná dopravná infraštruktúry. Kľúčové dopravné siete sa permanentne zmodernizujú tak, aby odolávali prírodným katastrofám, dôsledkom zmeny klímy aj novým bezpečnostným hrozbám. Zároveň sa posilní pripravenosť dopravného systému na krízové situácie a výpadky v prevádzke. Dôraz sa bude klásť na zvýšenie prevádzkovej a energetickej odolnosti infraštruktúry. Výsledkom bude stabilný a spoľahlivý dopravný systém schopný fungovať aj v mimoriadnych podmienkach.</w:t>
      </w:r>
    </w:p>
    <w:p w14:paraId="6CDF8F69" w14:textId="77777777" w:rsidR="009417BE" w:rsidRDefault="00000000">
      <w:pPr>
        <w:pStyle w:val="Nadpis3"/>
      </w:pPr>
      <w:bookmarkStart w:id="121" w:name="_rnr5w12lutse" w:colFirst="0" w:colLast="0"/>
      <w:bookmarkEnd w:id="121"/>
      <w:r>
        <w:t xml:space="preserve">Potravinová bezpečnosť a odolnosť potravinového systému </w:t>
      </w:r>
    </w:p>
    <w:p w14:paraId="578D920C" w14:textId="77777777" w:rsidR="009417BE" w:rsidRDefault="009417BE">
      <w:pPr>
        <w:spacing w:line="240" w:lineRule="auto"/>
      </w:pPr>
    </w:p>
    <w:p w14:paraId="6D28CD91" w14:textId="6F8EEF65" w:rsidR="009417BE" w:rsidRDefault="00000000">
      <w:pPr>
        <w:jc w:val="both"/>
      </w:pPr>
      <w:r>
        <w:t>Slovensko posilní svoju potravinovú bezpečnosť najmä prostredníctvom zvýšenia domácej produkcie a stability dodávateľských reťazcov. Fyzickú aj cenovú dostupnosť bezpečných a výživných potravín zabezpečia efektívne domáce dodávateľsko-odberateľské  reťazce, tzv. potravinové vertikály. Tieto vertikály budú fungovať ako integrované hodnotové reťazce prepájajúce výrobu, spracovanie a výskum.</w:t>
      </w:r>
    </w:p>
    <w:p w14:paraId="51633381" w14:textId="10274830" w:rsidR="009417BE" w:rsidRDefault="00000000">
      <w:pPr>
        <w:jc w:val="both"/>
      </w:pPr>
      <w:r>
        <w:t>Tie budú konkurencieschopné a zároveň splnia vysoké požiadavky na ochranu prírodných zdrojov, biodiverzity a klímy.. Potravinový systém bude zároveň lepšie pripravený čeliť globálnym a regionálnym nestabilitám, negatívnym dopadom zmeny klímy aj stratám spôsobenými prenosnými infekčnými chorobami a škodcami. . Štruktúra poľnohospodárskej výroby bude vyváženejšia, najmä vďaka rastu produkcie ovocia, zeleniny a živočíšnych produktov aj posilnením aplikovaného výskumu, inovácií a prenosu poznatkov do praxe. Tým sa vytvorí stabilné a konkurencieschopné poľnohospodárstvo zabezpečujúce dostatočnú surovinovú základňu pre modernizované slovenské potravinárstvo. Slovensko postupne prekoná investičný dlh v potravinárskom sektore a posilní potravinovú sebestačnosť v strategických odvetviach, najmä v mliekarenstve, produkcii a spracovaní mäsa, ovocinárstve, zeleninárstve a v sektoroch spracovania obilnín.</w:t>
      </w:r>
    </w:p>
    <w:p w14:paraId="65BBB134" w14:textId="77777777" w:rsidR="009417BE" w:rsidRDefault="00000000">
      <w:pPr>
        <w:jc w:val="both"/>
      </w:pPr>
      <w:r>
        <w:t xml:space="preserve"> </w:t>
      </w:r>
    </w:p>
    <w:p w14:paraId="6C8A13D2" w14:textId="77777777" w:rsidR="009417BE" w:rsidRDefault="00000000">
      <w:pPr>
        <w:jc w:val="both"/>
      </w:pPr>
      <w:r>
        <w:lastRenderedPageBreak/>
        <w:t>Zlepšené podnikateľské prostredie, efektívnejšie fungovanie trhu s poľnohospodárskou pôdou a kapitálom, stabilná a konkurencieschopná energetická základňa a efektívne nastavená domáca aj európska podpora zvýšia produktivitu výrobných faktorov, pridanú hodnotu a podporia tvorbu pracovných príležitostí na vidieku. Efektívnejšie fungovanie potravinových vertikál zároveň prispeje k stabilnej sociálnej a ekonomickej dostupnosti kvalitných potravín aj pre zraniteľné skupiny obyvateľstva.</w:t>
      </w:r>
    </w:p>
    <w:p w14:paraId="082749C4" w14:textId="77777777" w:rsidR="009417BE" w:rsidRDefault="00000000">
      <w:pPr>
        <w:jc w:val="both"/>
      </w:pPr>
      <w:r>
        <w:t xml:space="preserve"> </w:t>
      </w:r>
    </w:p>
    <w:p w14:paraId="66459C06" w14:textId="77777777" w:rsidR="009417BE" w:rsidRDefault="00000000">
      <w:pPr>
        <w:jc w:val="both"/>
      </w:pPr>
      <w:r>
        <w:t>Dôležitú úlohu bude zohrávať aktívna podpora inovácií, výskumu a vývoja, ako aj kvalitný vzdelávací systém, ktorý umožní rozvoj inovatívnych výrobkov s vyššou pridanou hodnotou a produkčných postupov reagujúcich na meniace sa potreby spotrebiteľov. Posilní sa prepojenie výskumu, vývoja a praxe s cieľom urýchliť prenos inovácií do poľnohospodárskej a potravinárskej výroby vrátane zavádzania presného poľnohospodárstva, digitalizácie, automatizácie a pokročilých technológií spracovania potravín. Zvýši sa efektívnosť využívania prírodných zdrojov a vstupov v rámci výrobných procesov.</w:t>
      </w:r>
    </w:p>
    <w:p w14:paraId="177F7862" w14:textId="7F0D1EB7" w:rsidR="009417BE" w:rsidRDefault="00000000">
      <w:pPr>
        <w:jc w:val="both"/>
      </w:pPr>
      <w:r>
        <w:t>Zároveň narastie potravinová gramotnosť obyvateľstva vrátane detí, ktorá prispeje k zdravému životnému štýlu, kvalite výživy a ochrane životného prostredia.</w:t>
      </w:r>
    </w:p>
    <w:p w14:paraId="103A1827" w14:textId="77777777" w:rsidR="009417BE" w:rsidRDefault="00000000">
      <w:pPr>
        <w:jc w:val="both"/>
      </w:pPr>
      <w:r>
        <w:t xml:space="preserve"> </w:t>
      </w:r>
    </w:p>
    <w:p w14:paraId="1FBD4DC3" w14:textId="06EA1D11" w:rsidR="009417BE" w:rsidRDefault="00000000">
      <w:pPr>
        <w:jc w:val="both"/>
      </w:pPr>
      <w:r>
        <w:t xml:space="preserve">Potravinový systém bude zohľadňovať prístup Jedno zdravie (z angl. </w:t>
      </w:r>
      <w:r>
        <w:rPr>
          <w:i/>
          <w:iCs/>
        </w:rPr>
        <w:t>One Health</w:t>
      </w:r>
      <w:r>
        <w:t>), ktorý prepája zdravie ľudí, zvierat a ekosystémov. Posilnia sa krátke a miestne zakotvené dodávateľské reťazce a zvýši sa podiel lokálnych potravín vo verejnom obstarávaní pre štátne a samosprávne inštitúcie. Výrazne sa zníži plytvanie potravinami a množstvo potravinového odpadu v celom potravinovom reťazci, čo bude mať vplyv aj na efektívnejšie využívanie výrobných a prírodných zdrojov, vrátane zníženia potreby dovozu. Budú sa podporovať agroekologické prístupy, ochrana zdravia pôdy, biodiverzity a efektívnejšie využívanie zdrojov, najmä vody ako kľúčových výrobných faktorov. Opatrenia na ochranu biodiverzity budú zohľadňovať aj dlhodobú produkčnú schopnosť krajiny a budú realizované tak, aby boli kompatibilné s aktívnym poľnohospodárskym hospodárením, najmä prostredníctvom integrovaných riešení v rámci produkčných systémov. Výsledkom bude odolný, konkurencieschopný a udržateľný potravinový systém Slovenska, ktorý posilní potravinovú suverenitu krajiny, podporí zdravie obyvateľstva a prispeje k dlhodobej kvalite života na vidieku.</w:t>
      </w:r>
    </w:p>
    <w:p w14:paraId="3C5CF128" w14:textId="77777777" w:rsidR="009417BE" w:rsidRDefault="009417BE"/>
    <w:p w14:paraId="549C51AA" w14:textId="77777777" w:rsidR="009417BE" w:rsidRDefault="00000000">
      <w:pPr>
        <w:pStyle w:val="Nadpis4"/>
        <w:spacing w:before="0" w:after="0"/>
        <w:jc w:val="both"/>
      </w:pPr>
      <w:r>
        <w:t>Zvýši sa potravinová suverenita a agropotravinárska vertikála bude odolnejšia a modernejšia</w:t>
      </w:r>
    </w:p>
    <w:p w14:paraId="0BF5C133" w14:textId="77777777" w:rsidR="009417BE" w:rsidRDefault="00000000">
      <w:pPr>
        <w:jc w:val="both"/>
      </w:pPr>
      <w:r>
        <w:t xml:space="preserve">Slovensko sa zmení z exportéra surovín na výrobcu potravín s vysokou pridanou hodnotou a posilní svoju potravinovú suverenitu. Cieľom bude odstrániť technologické zaostávanie potravinárskeho sektora a pripraviť ho na zvládanie nepredvídateľných kríz. Kľúčovým krokom bude investičná obnova, teda postupná likvidácia investičného dlhu v odvetví. To sa dosiahne prostredníctvom európskych fondov a modernizáciou výrobných liniek vrátane automatizácie a robotizácie v agropotravinárskych systémoch, ktoré znížia závislosť od nedostatkovej pracovnej sily a zvýšia efektívnosť výroby.  </w:t>
      </w:r>
    </w:p>
    <w:p w14:paraId="6E017E37" w14:textId="77777777" w:rsidR="009417BE" w:rsidRDefault="009417BE">
      <w:pPr>
        <w:jc w:val="both"/>
      </w:pPr>
    </w:p>
    <w:p w14:paraId="4A540921" w14:textId="77777777" w:rsidR="009417BE" w:rsidRDefault="00000000">
      <w:pPr>
        <w:jc w:val="both"/>
      </w:pPr>
      <w:r>
        <w:t xml:space="preserve">Zároveň sa posilní surovinová suverenita prepojením rastlinnej a živočíšnej výroby v rámci funkčných vertikál, aby mali domáce spracovateľské podniky i stabilný prísun kvalitných surovín v dostatočnom množstve a za konkurencieschopné ceny. Na zvládanie mimoriadnych </w:t>
      </w:r>
      <w:r>
        <w:lastRenderedPageBreak/>
        <w:t>situácií sa vytvoria operatívne krízové plány a mechanizmy. Pôjde napríklad o pandémie, klimatické extrémy či šírenie infekčných prenosných ochorení zvierat, napríklad afrického moru ošípaných, slintačky a krívačky alebo vtáčej chrípky. Vybudujú sa nástroje na riadenie rizík spojených s geopolitickou nestabilitou, obchodnými šokmi, klimatickými extrémami a šírením ochorení zvierat. Súčasťou budú aj operatívne krízové plány a mechanizmy na zabezpečenie kontinuity výroby a dodávok potravín. Politiky sa budú pripravovať na základe komplexných dát, jednotlivé zdroje údajov budú prepojené a vzájomne zdieľané. Výsledkom bude konkurencieschopný, odolný a strategicky riadený potravinový systém Slovenska.</w:t>
      </w:r>
    </w:p>
    <w:p w14:paraId="14EF084A" w14:textId="77777777" w:rsidR="009417BE" w:rsidRDefault="00000000">
      <w:pPr>
        <w:pStyle w:val="Nadpis4"/>
        <w:keepNext w:val="0"/>
        <w:keepLines w:val="0"/>
        <w:spacing w:after="240"/>
        <w:jc w:val="both"/>
      </w:pPr>
      <w:bookmarkStart w:id="122" w:name="_cfpealkq1y" w:colFirst="0" w:colLast="0"/>
      <w:bookmarkEnd w:id="122"/>
      <w:r>
        <w:t>Zlepší sa štruktúra fariem a posilní sa generačná obnova a obnova produkčného potenciálu poľnohospodárstva</w:t>
      </w:r>
    </w:p>
    <w:p w14:paraId="311DB56F" w14:textId="55210B6F" w:rsidR="009417BE" w:rsidRDefault="00000000">
      <w:pPr>
        <w:spacing w:before="240" w:after="240"/>
        <w:jc w:val="both"/>
        <w:rPr>
          <w:sz w:val="24"/>
          <w:szCs w:val="24"/>
        </w:rPr>
      </w:pPr>
      <w:r>
        <w:t>Slovenské poľnohospodárstvo bude účinne reagovať na štrukturálne výzvy, najmä starnutie populácie farmárov, potrebu generačnej obnovy, koncentráciu vlastníctva pôdy a pokles živočíšnej a špeciálnej rastlinnej výroby. Posilnenie produkčného potenciálu sa vyrieši podporou diverzifikovanej štruktúry fariem, lepšiemu prístupu k pôde pre mladých a začínajúcich farmárov, stabilizáciou pracovnej sily v sektore a modernizáciou produkčných systémov.. Osobitná pozornosť bude venovaná udržateľnému hospodáreniu so živinami, najmä využívaniu hnojív, s cieľom minimalizovať negatívne dopady na pôdu, vodné zdroje a ekosystémy. Podporí sa presné dávkovanie živín, obeh živín v rámci poľnohospodárskych systémov a znižovanie strát do životného prostredia.</w:t>
      </w:r>
    </w:p>
    <w:p w14:paraId="5BC61FCA" w14:textId="77777777" w:rsidR="009417BE" w:rsidRDefault="00000000">
      <w:pPr>
        <w:pStyle w:val="Nadpis4"/>
        <w:spacing w:before="0" w:after="0"/>
        <w:jc w:val="both"/>
      </w:pPr>
      <w:r>
        <w:t>Zvýši sa ekonomická stabilita a konkurencieschopnosť výrobcov potravín</w:t>
      </w:r>
    </w:p>
    <w:p w14:paraId="5ABE78A0" w14:textId="716D8510" w:rsidR="009417BE" w:rsidRDefault="00000000">
      <w:pPr>
        <w:jc w:val="both"/>
      </w:pPr>
      <w:r>
        <w:t>Na Slovensku bude také  podnikateľské prostredie, ktoré zabezpečí vysokú konkurencieschopnosť výrobcov na domácich a medzinárodných trhoch.. Kľúčovým nástrojom bude daňová a odvodová optimalizácia, ktorá zníži náklady na výrobné faktory, vrátane práce a podporí hospodársky rast a nové investície.. Pravidlá trhu sa nastavia tak, aby podniky mali dostupné a cenovo prijateľné energie, čím sa posilní ich postavenie na spoločnom trhu EÚ a exportný potenciál. Firmy budú mať efektívny prístup k úverom a podporia sa aj inovatívne riešenia financovania v sektore. Investície z európskych a národných zdrojov budú smerovať do strategických odvetví poľnohospodárstva a potravinárstva, najmä do modernizácie spracovateľských kapacít.</w:t>
      </w:r>
    </w:p>
    <w:p w14:paraId="58266FB6" w14:textId="73811F4E" w:rsidR="009417BE" w:rsidRDefault="00000000">
      <w:pPr>
        <w:jc w:val="both"/>
      </w:pPr>
      <w:r>
        <w:t xml:space="preserve">Trh s pôdou sa zefektívni prostredníctvom transparentného prístupu aktívnych poľnohospodárov k pôde, čo umožní dlhodobé plánovanie investícií do špecializovanej výroby, ako sú sady, skleníky či chmeľnice. </w:t>
      </w:r>
    </w:p>
    <w:p w14:paraId="55986DEF" w14:textId="77777777" w:rsidR="009417BE" w:rsidRDefault="00000000">
      <w:pPr>
        <w:pStyle w:val="Nadpis4"/>
        <w:spacing w:before="240" w:after="240"/>
        <w:jc w:val="both"/>
      </w:pPr>
      <w:bookmarkStart w:id="123" w:name="_6kazm0ba3cqm" w:colFirst="0" w:colLast="0"/>
      <w:bookmarkEnd w:id="123"/>
      <w:r>
        <w:t>Infraštruktúra bude adaptovaná na zmenu klímy a funkčný trh s pôdou</w:t>
      </w:r>
    </w:p>
    <w:p w14:paraId="53BE5B57" w14:textId="3E9573E3" w:rsidR="009417BE" w:rsidRDefault="00000000">
      <w:pPr>
        <w:jc w:val="both"/>
      </w:pPr>
      <w:r>
        <w:t xml:space="preserve">Moderné infraštruktúrne podmienky pre rozvoj poľnohospodárstva a vidieka budú stáť na pevných základoch. Slovensko sa aktívne prispôsobuje zmene klímy prostredníctvom adaptačných opatrení, ktoré zvyšujú odolnosť poľnohospodárskych produkčných systémov a prispievajú k stabilizácii ich produkčného potenciálu. Pôda predstavuje strategický prírodný zdroj a základ produkčnej schopnosti krajiny, pričom sa posilní jej ochrana, efektívne využívanie a stabilita užívacích vzťahov ako predpoklad investícií a dlhodobej udržateľnosti hospodárenia. Kľúčovým prvkom bude funkčný a transparentný trh. Zároveň sa podporí rozvoj </w:t>
      </w:r>
      <w:r>
        <w:lastRenderedPageBreak/>
        <w:t xml:space="preserve">trvalých kultúr a činností prispievajúcich k diverzite krajiny a stabilite produkcie, najmä v kontexte zabezpečenia stabilnej surovinovej základne potravinárstva. Tým sa vytvorí stabilné a konkurencieschopné poľnohospodárstvo zabezpečujúce dostatočnú surovinová základňa pre modernizované </w:t>
      </w:r>
      <w:r w:rsidRPr="00134A0A">
        <w:rPr>
          <w:sz w:val="24"/>
          <w:szCs w:val="24"/>
        </w:rPr>
        <w:t xml:space="preserve">slovenské potravinárstvo. Súčasne sa posilní funkčný trh </w:t>
      </w:r>
      <w:r>
        <w:t xml:space="preserve">s poľnohospodárskou pôdou, ktorý zabezpečí transparentné vlastnícke vzťahy a podporí dlhodobé verejné a súkromné investície, vrátane investícií do životného prostredia. Reforma územného plánovania, zabezpečí väčšiu kapacitu, kvalitu a schopnosť reagovať na výzvy spojené so zmenou klímy, ochranu prírodných zdrojov, znižovanie neprimeranej urbanizácie a rozvojom územia. Zrealizujú sa komplexné pozemkové úpravy, ktoré znížia rozdrobenosť vlastníctva a transakčné náklady na trhu s pôdou. Zvýši sa podiel pôdy v ekologickom poľnohospodárstve a množstvo výrobkov z ekologickej poľnohospodárskej výroby. Paralelne sa rozvinie fyzická aj digitálna infraštruktúra na vidieku, vrátane širokopásmového internetu a moderných logistických sietí. Voda predstavuje strategický prírodný zdroj, ktorého ochrana a efektívne využívanie sú základom odolnosti krajiny, pričom sa podporí jej zadržiavanie v krajine, rozvoj závlahových systémov a udržateľné hospodárenie s vodnými zdrojmi. Bude sa investovať aj do závlahových systémov, vodozádržných opatrení a vodohospodárskych zariadení, ktoré zvýšia odolnosť krajiny voči suchu a iným extrémom počasia spojenými so zmenou klímy. </w:t>
      </w:r>
    </w:p>
    <w:p w14:paraId="48C2F990" w14:textId="77777777" w:rsidR="009417BE" w:rsidRDefault="009417BE">
      <w:pPr>
        <w:jc w:val="both"/>
      </w:pPr>
    </w:p>
    <w:p w14:paraId="7AECE4CC" w14:textId="5F936CA4" w:rsidR="009417BE" w:rsidRDefault="00000000">
      <w:pPr>
        <w:jc w:val="both"/>
      </w:pPr>
      <w:r>
        <w:t>Súčasťou modernizácie bude aj zavádzanie prvkov presného poľnohospodárstva, digitálnych technológií a inteligentného monitoringu, ktoré umožnia efektívnejšie hospodárenie s pôdou, vodou a ďalšími vstupmi. Znížia environmentálnu záťaž a zvýšia odolnosť poľnohospodárskej výroby voči zmene klímy. Rozvoj infraštruktúry podporí efektívnejšie hospodárenie s pôdou, vyššiu produktivitu a atraktivitu vidieckych regiónov pre podnikanie aj život. Posilní sa odolnosť potravinových systémov voči zmene klímy podporou adaptácie poľnohospodárskej výroby, efektívneho využívania zdrojov, najmä vody a zlepšenia vzájomných interakcií medzi agropotravinárstvomi, klímou, energiou, spoločnosťou, demografickým vývojom a ekonomickou výkonnosťou. Vybuduje sa celoslovenská efektívna logistická sieť redistribúcie prebytočných potravín na ľudskú spotrebu a podporia sa riešenia, ktoré umožnia využitie takýchto potravín. e.</w:t>
      </w:r>
    </w:p>
    <w:p w14:paraId="6D125DFE" w14:textId="77777777" w:rsidR="009417BE" w:rsidRDefault="009417BE">
      <w:pPr>
        <w:rPr>
          <w:b/>
          <w:bCs/>
        </w:rPr>
      </w:pPr>
    </w:p>
    <w:p w14:paraId="74ACCB16" w14:textId="77777777" w:rsidR="009417BE" w:rsidRDefault="00000000">
      <w:pPr>
        <w:pStyle w:val="Nadpis4"/>
        <w:spacing w:before="0" w:after="0"/>
        <w:jc w:val="both"/>
      </w:pPr>
      <w:r>
        <w:t>Podporia sa lokálne podniky, výskum, inovácie a vzdelávanie spotrebiteľa</w:t>
      </w:r>
    </w:p>
    <w:p w14:paraId="23F807E6" w14:textId="7B621F69" w:rsidR="009417BE" w:rsidRDefault="00000000">
      <w:pPr>
        <w:jc w:val="both"/>
        <w:rPr>
          <w:sz w:val="24"/>
          <w:szCs w:val="24"/>
        </w:rPr>
      </w:pPr>
      <w:r>
        <w:t>Na Slovensku vznikne funkčný systém, ktorý prepojí agropotravinárske odvetvie s lokálnymi odberateľmi, vedecko-výskumnými inštitúciami a spotrebiteľmi. Kľúčovým nástrojom bude efektívne zelené a lokálne verejné obstarávanie, ktoré podporí domácich producentov prostredníctvom zvýhodňovania kvalitných lokálnych potravín v školských jedálňach, nemocniciach a ďalších zariadeniach v správe štátu a samospráv. Zároveň sa podporí výskum a vývoj zameraný na inovácie potravín, ktorý bude reflektovať moderné výživové trendy, kvalitu a udržateľnosť produkcie a zvýši pridanú hodnotu domácej produkcie. Dôležitou súčasťou bude aj systematické zvyšovanie potravinovej gramotnosti obyvateľstva, najmä detí a mladých ľudí. Vzdelávanie o pôvode potravín, zdravom životnom štýle a environmentálnych súvislostiach posilní dôveru v domácu produkciu. Súčasne sa tým vybuduje dlhodobá lojalita spotrebiteľov k slovenským potravinám a zodpovednej spotrebe. Výroba, výskum a spotreba sa tak silnejšie prepoja v rámci udržateľného potravinového systému.</w:t>
      </w:r>
    </w:p>
    <w:p w14:paraId="7D53D499" w14:textId="77777777" w:rsidR="009417BE" w:rsidRDefault="00000000">
      <w:pPr>
        <w:pStyle w:val="Nadpis1"/>
        <w:spacing w:before="0" w:after="0"/>
        <w:jc w:val="both"/>
        <w:rPr>
          <w:b/>
          <w:bCs/>
          <w:sz w:val="24"/>
          <w:szCs w:val="24"/>
        </w:rPr>
      </w:pPr>
      <w:r>
        <w:rPr>
          <w:b/>
          <w:bCs/>
          <w:sz w:val="24"/>
          <w:szCs w:val="24"/>
        </w:rPr>
        <w:lastRenderedPageBreak/>
        <w:t xml:space="preserve"> </w:t>
      </w:r>
    </w:p>
    <w:p w14:paraId="140FEDD1" w14:textId="77777777" w:rsidR="009417BE" w:rsidRDefault="00000000">
      <w:pPr>
        <w:pStyle w:val="Nadpis4"/>
        <w:spacing w:before="0" w:after="0"/>
        <w:jc w:val="both"/>
      </w:pPr>
      <w:r>
        <w:t>Zlepší sa podnikateľské prostredie a zvýšia sa investície do agropotravinárskych vertikál</w:t>
      </w:r>
    </w:p>
    <w:p w14:paraId="422324B2" w14:textId="77777777" w:rsidR="009417BE" w:rsidRDefault="00000000">
      <w:pPr>
        <w:jc w:val="both"/>
      </w:pPr>
      <w:r>
        <w:t>Vytvorí sa stabilné a konkurencieschopné podnikateľské prostredie pre poľnohospodárov a potravinárov a zároveň sa podporia strategické investície do celých agropotravinárskych vertikál. Firmy budú mať efektívny prístup k úverom. Podporia sa aj inovatívne riešenia chýbajúcich financií v sektore. Podporný systém bude využívať informačné technológie, integráciu a centralizáciu implementačných a kontrolných procesov, čím zníži administratívnu záťaž a náklady podnikateľov a zvýši koherenciu pri nastavovaní, implementácií a kontrole dopadov politík a regulácií. Daňový a odvodový systém bude motivačne nastavený, čo podporí rast domácej produkcie, investícií a konkurencieschopnosť. Investície z európskych a národných zdrojov budú smerovať do strategických odvetví poľnohospodárstva a potravinárstva vrátane modernizácie spracovateľských kapacít. Posilní sa koordinácia medzi producentmi, spracovateľmi a distribúciou, aby vznikli efektívne potravinové vertikály. Tie zabezpečia stabilné dodávky kvalitných a zdravých domácich potravín nielen na súkromné trhy, ale aj pre školské zariadenia, zdravotníctvo, sociálne služby a ďalšie inštitúcie verejnej správy.</w:t>
      </w:r>
    </w:p>
    <w:p w14:paraId="59439C3A" w14:textId="77777777" w:rsidR="009417BE" w:rsidRDefault="009417BE">
      <w:pPr>
        <w:jc w:val="both"/>
      </w:pPr>
    </w:p>
    <w:p w14:paraId="11CD3590" w14:textId="77777777" w:rsidR="009417BE" w:rsidRDefault="00000000">
      <w:pPr>
        <w:pStyle w:val="Nadpis4"/>
        <w:spacing w:before="0" w:after="0"/>
        <w:jc w:val="both"/>
      </w:pPr>
      <w:bookmarkStart w:id="124" w:name="_55ed6f7b5db5" w:colFirst="0" w:colLast="0"/>
      <w:bookmarkEnd w:id="124"/>
      <w:r>
        <w:t>Prepoja sa zdravie, výživa a odolnosť potravinového systému</w:t>
      </w:r>
    </w:p>
    <w:p w14:paraId="088C9CA6" w14:textId="29B0730B" w:rsidR="009417BE" w:rsidRDefault="00000000">
      <w:pPr>
        <w:jc w:val="both"/>
        <w:rPr>
          <w:sz w:val="16"/>
          <w:szCs w:val="16"/>
        </w:rPr>
      </w:pPr>
      <w:r>
        <w:t xml:space="preserve">Zdravie obyvateľstva, kvalita potravín a odolnosť potravinového systému sa prepoja prostredníctvom prístupu Jedno zdravie (z angl. </w:t>
      </w:r>
      <w:r>
        <w:rPr>
          <w:i/>
          <w:iCs/>
        </w:rPr>
        <w:t>One Health</w:t>
      </w:r>
      <w:r>
        <w:t>), ktorý prepája vzťahy medzi zdravím ľudí, zvierat, rastlín, pôdy, vody a ekosystémov. Zabezpečia sa zdravé, udržateľné a cenovo dostupné potraviny pre všetkých a zároveň sa zlepší potravinové prostredie a stravovacie výživové návyky obyvateľov. Podporia sa inovácie v potravinách, diverzifikácia vyvážených zdrojov bielkovín, znižovanie plytvania potravinami a opatrenia na podporu zdravšieho spotrebiteľského správania, ktoré zohľadní zdravotný aspekt. Systematicky sa budú monitorovať a riadiť riziká pre bezpečnosť a kvalitu potravín. Posilní sa kontrola mikrobiálnych, toxikologických a nových environmentálnych rizík v potravinovom reťazci. Výsledkom bude bezpečný, zdravý a odolný potravinový systém, ktorý podporí dlhodobé zdravie obyvateľstva aj ekosystémov.</w:t>
      </w:r>
    </w:p>
    <w:p w14:paraId="15623CC9" w14:textId="77777777" w:rsidR="009417BE" w:rsidRDefault="00000000">
      <w:pPr>
        <w:pStyle w:val="Nadpis2"/>
        <w:spacing w:before="240" w:after="240"/>
        <w:rPr>
          <w:b/>
          <w:bCs/>
        </w:rPr>
      </w:pPr>
      <w:bookmarkStart w:id="125" w:name="_7xql8es10kx7" w:colFirst="0" w:colLast="0"/>
      <w:bookmarkEnd w:id="125"/>
      <w:r>
        <w:rPr>
          <w:b/>
          <w:bCs/>
        </w:rPr>
        <w:t>Moderný štát</w:t>
      </w:r>
    </w:p>
    <w:p w14:paraId="74C2B280" w14:textId="77777777" w:rsidR="009417BE" w:rsidRDefault="00000000">
      <w:pPr>
        <w:jc w:val="both"/>
      </w:pPr>
      <w:r>
        <w:t>Slovensko v roku 2040 vybuduje štát ako agilnú a bezpečnú platformu, ktorá sa z pasívnej sústavy neprepojených inštitúcií zmení na vysoko efektívny a funkčný systém doručujúci služby priamo do vrecka občana. Táto transformácia redefinuje úlohu štátu z „vykonávateľa všetkého“ na „garanta a architekta“, ktorý bude strategicky delegovať doručovanie služieb tam, kde prinášajú najvyššiu pridanú hodnotu. Bude garantovať dostupnosť rovnako kvalitného výstupu verejných služieb v každom regióne bez ohľadu na jeho polohu alebo ekonomickú silu. Výsledkom bude odolný, spoločensky a priestorovo spravodlivý štát, ktorý napĺňa ľudskú dôstojnosť, garantuje rovnocennú kvalitu života v každom regióne a chráni svoje demokratické zriadenie pred hrozbami modernej doby.</w:t>
      </w:r>
    </w:p>
    <w:p w14:paraId="6C46BD47" w14:textId="77777777" w:rsidR="009417BE" w:rsidRDefault="00000000">
      <w:pPr>
        <w:pStyle w:val="Nadpis3"/>
        <w:rPr>
          <w:b/>
          <w:bCs/>
          <w:color w:val="000000"/>
        </w:rPr>
      </w:pPr>
      <w:bookmarkStart w:id="126" w:name="_q3dfywjtyq59" w:colFirst="0" w:colLast="0"/>
      <w:bookmarkEnd w:id="126"/>
      <w:r>
        <w:rPr>
          <w:color w:val="000000"/>
        </w:rPr>
        <w:lastRenderedPageBreak/>
        <w:t>Efektívna a cieľu prispôsobená správna štruktúra</w:t>
      </w:r>
    </w:p>
    <w:p w14:paraId="70D83278" w14:textId="77777777" w:rsidR="009417BE" w:rsidRDefault="00000000">
      <w:pPr>
        <w:jc w:val="both"/>
      </w:pPr>
      <w:r>
        <w:t>Štruktúra verejnej správy bude efektívna, prispôsobená cieľu a bude mať jasné kompetencie a zodpovednosti. Prostredníctvom talentovaných a férovo odmeňovaných profesionálov bude navrhovať a riadiť verejné politiky tak, aby zabezpečovali rovnocenné verejné služby pre všetkých obyvateľov bez ohľadu na miesto bydliska, vek alebo sociálny status.</w:t>
      </w:r>
    </w:p>
    <w:p w14:paraId="3115122B" w14:textId="77777777" w:rsidR="009417BE" w:rsidRDefault="00000000">
      <w:r>
        <w:t xml:space="preserve"> </w:t>
      </w:r>
    </w:p>
    <w:p w14:paraId="1066B6BE" w14:textId="77777777" w:rsidR="009417BE" w:rsidRDefault="00000000">
      <w:pPr>
        <w:jc w:val="both"/>
      </w:pPr>
      <w:r>
        <w:t>V roku 2040 bude štruktúra verejnej správy vychádzať z cieľa efektívneho a hospodárneho poskytovania verejných služieb a orientácie na dosiahnutie stanovených cieľov. Tieto budú merateľné a odpočtovateľné. Výsledkom bude na každej úrovni riadenia menej, avšak silnejších inštitúcií, ktoré sa sústredia na plnenie svojho poslania s cieľom doručiť obyvateľom čo najvyššiu možnú verejnú hodnotu.</w:t>
      </w:r>
    </w:p>
    <w:p w14:paraId="4F7D5690" w14:textId="77777777" w:rsidR="009417BE" w:rsidRDefault="009417BE">
      <w:pPr>
        <w:jc w:val="both"/>
      </w:pPr>
    </w:p>
    <w:p w14:paraId="166EAD5A" w14:textId="77777777" w:rsidR="009417BE" w:rsidRDefault="00000000">
      <w:pPr>
        <w:jc w:val="both"/>
      </w:pPr>
      <w:r>
        <w:t>Túto zmenu podporí centralizácia podporných činností a ich presun do znevýhodnených oblastí Slovenska. Tam prispeje k tvorbe hodnotnejších pracovných miest. Väčšie inštitúcie budú zároveň lepšie využívať zručnosti svojich spolupracovníkov a generovať výnosy z rozsahu a sortimentu. Táto zmena v prístupe k riadeniu a zodpovednosti za výsledky nastane aj vďaka zavedeniu transparentných výberových konaní na pozície vedúcich úradníkov a štatutárov organizácií, ktoré budú realizované na základe jasných kritérií nezávislou komisiou. Správa územia bude prehľadnejšia. Občania budú mať väčšiu politickú kontrolu nad každodenným dianím v priestore okolo seba, vďaka čomu budú vedieť vyvodzovať dôsledky voči poskytovateľom verejných statkov a služieb.</w:t>
      </w:r>
    </w:p>
    <w:p w14:paraId="2EFD23C6" w14:textId="77777777" w:rsidR="009417BE" w:rsidRDefault="00000000">
      <w:pPr>
        <w:jc w:val="both"/>
      </w:pPr>
      <w:r>
        <w:t xml:space="preserve"> </w:t>
      </w:r>
    </w:p>
    <w:p w14:paraId="405220BF" w14:textId="77777777" w:rsidR="009417BE" w:rsidRDefault="00000000">
      <w:pPr>
        <w:jc w:val="both"/>
      </w:pPr>
      <w:r>
        <w:t>Izolované rezortné riadenie sa podarí zmeniť na funkčnú sieť spolupracujúcich inštitúcií naprieč všetkými úrovňami vládnutia. Koordinácia činností bude prebiehať za neustálej podpory centra vládnutia, ktoré bude politikom poskytovať dostatok informácií pre kvalifikované rozhodnutia prostredníctvom vyhodnocovania údajov a relevantných analýz. Štát bude riadiť svoje priority na základe dlhodobých strategických cieľov a merateľných výsledkov, čím zabezpečí politickú (v zmysle stratégie) a ideovú kontinuitu a efektívnu súčinnosť všetkých zložiek verejnej moci.</w:t>
      </w:r>
    </w:p>
    <w:p w14:paraId="29BF139C" w14:textId="77777777" w:rsidR="009417BE" w:rsidRDefault="00000000">
      <w:pPr>
        <w:jc w:val="both"/>
      </w:pPr>
      <w:r>
        <w:t xml:space="preserve"> </w:t>
      </w:r>
    </w:p>
    <w:p w14:paraId="22600172" w14:textId="77777777" w:rsidR="009417BE" w:rsidRDefault="00000000">
      <w:pPr>
        <w:jc w:val="both"/>
      </w:pPr>
      <w:r>
        <w:t>Slovensko do roku 2040 redefinuje úlohy štátu. Štát sa zmení z „vykonávateľa všetkého“ na „garanta a architekta“. Nevzdá sa dosahovania cieľov v oblasti sociálnej súdržnosti či budovania talentu, bude ich však dosahovať iným spôsobom. Kvôli zvýšeniu efektívnosti bude štát delegovať doručovanie služieb pre občanov na trh a pre občiansky sektor tam, kde pre konečného užívateľa verejnej služby prinesú vyššiu pridanú hodnotu. Štát sa napriek hlbšej spolupráci so súkromným alebo občianskym sektorom nevzdá svojej kontrolnej a regulačnej funkcie, ktorú bude dôsledne a nestranne uplatňovať.</w:t>
      </w:r>
    </w:p>
    <w:p w14:paraId="5824279D" w14:textId="77777777" w:rsidR="009417BE" w:rsidRDefault="00000000">
      <w:pPr>
        <w:jc w:val="both"/>
      </w:pPr>
      <w:r>
        <w:t xml:space="preserve"> </w:t>
      </w:r>
    </w:p>
    <w:p w14:paraId="7E108A86" w14:textId="77777777" w:rsidR="009417BE" w:rsidRDefault="00000000">
      <w:pPr>
        <w:jc w:val="both"/>
      </w:pPr>
      <w:r>
        <w:t>Jednotlivé úrovne verejnej správy budú mať v roku 2040 jasne definované kompetencie a zodpovednosti, ktoré budú primerané ich „produkčným“ kapacitám a dlhodobej ekonomickej udržateľnosti. Každá z nich bude disponovať vlastnými zdrojmi príjmov, aby sa posilnil pocit vlastníctva agendy, ale aj zodpovednosti za doručenie kvalitného výstupu verejnej služby voči občanovi ako jej koncovému klientovi.</w:t>
      </w:r>
    </w:p>
    <w:p w14:paraId="5B9F2460" w14:textId="77777777" w:rsidR="009417BE" w:rsidRDefault="00000000">
      <w:r>
        <w:t xml:space="preserve"> </w:t>
      </w:r>
    </w:p>
    <w:p w14:paraId="03434DB9" w14:textId="77777777" w:rsidR="009417BE" w:rsidRDefault="00000000">
      <w:pPr>
        <w:jc w:val="both"/>
        <w:rPr>
          <w:b/>
          <w:bCs/>
          <w:sz w:val="20"/>
          <w:szCs w:val="20"/>
        </w:rPr>
      </w:pPr>
      <w:r>
        <w:lastRenderedPageBreak/>
        <w:t>Slovensko do roku 2040 vybuduje profesionálnu, férovo odmeňovanú a kompetentnú verejnú službu, ktorá bude schopná agilne riadiť verejné politiky a v ktorej bude slúžiť funkčná inštitucionálna pamäť, nadrezortná spolupráca a riadenie založené na výsledkoch. Formalistické uplatňovania existujúcich nástrojov - od výberových konaní cez služobné hodnotenie až po vzdelávanie - sa  nahradí ich reálnym využívaním na riadenie výkonu a rozvoj zamestnancov. Politické a úradnícke pozície budú jasne oddelené, čo zabráni zásahom politického cyklu do stability úradníckeho aparátu. Financovanie ľudských zdrojov bude transparentné a predvídateľné. Nerovnosti medzi úradmi a náchylnosť na politické vplyvy sa odstránia. Slovensko bude mať v roku 2040 vybudovaný funkčný model vzdelávania manažérov a rozvoja lídrov, ako aj systémové vzdelávanie a kariérny rast zamestnancov tak, aby práca pre štát a verejný sektor bola postavená na talente a odbornosti. Práca pre štát (verejný sektor) bude vnímaná ako lákavá kariéra, ktorá okrem atraktívneho pracovného prostredia (vrátane odmeňovania) poskytne aj spoločenské uznanie.</w:t>
      </w:r>
    </w:p>
    <w:p w14:paraId="48095353" w14:textId="77777777" w:rsidR="009417BE" w:rsidRDefault="00000000">
      <w:pPr>
        <w:pStyle w:val="Nadpis3"/>
        <w:jc w:val="both"/>
        <w:rPr>
          <w:color w:val="000000"/>
        </w:rPr>
      </w:pPr>
      <w:bookmarkStart w:id="127" w:name="_sz8yauxvnjyh" w:colFirst="0" w:colLast="0"/>
      <w:bookmarkEnd w:id="127"/>
      <w:r>
        <w:rPr>
          <w:color w:val="000000"/>
        </w:rPr>
        <w:t>Digitálny štát a rozhodovanie založené na dôkazoch</w:t>
      </w:r>
    </w:p>
    <w:p w14:paraId="28CE7BEF" w14:textId="77777777" w:rsidR="009417BE" w:rsidRDefault="00000000">
      <w:pPr>
        <w:jc w:val="both"/>
      </w:pPr>
      <w:r>
        <w:t>Slovensko bude mať v roku 2040 digitálny ekosystém, v ktorom bude štát „neviditeľným“, ale všadeprítomným poskytovateľom proaktívnych služieb. V tejto podobe prestane zrkadliť úrady a zmení sa na integrovanú platformu, kde budú dáta prúdiť bezpečne a proaktívne medzi občanmi, podnikmi a inštitúciami. Verejné politiky budú navrhované a korigované na základe včasných a presných dát, ktoré budú vnímané ako strategické národné bohatstvo. Dáta nebudú len vedľajším produktom byrokracie, ale strategickým národným zdrojom. Od momentu vzniku budú štruktúrované a strojovo spracovateľné. Verejné politiky budú riadené cez „digitálne dvojča“ štátu, kde dáta v reálnom čase umožnia okamžitú korekciu procesov a predvídanie potrieb obyvateľov. Rozhodovanie volených zástupcov bude pevne ukotvené v analytických podkladoch, čím sa zminimalizuje svojvoľné politické rozhodovanie bez opory v dátach a zmaximalizuje spoločenská hodnota verejných politík, výdavkov a investícií. Napriek pokročilej digitalizácii štát bude poskytovať asistovanú cestu pre tých, ktorí to potrebujú.</w:t>
      </w:r>
    </w:p>
    <w:p w14:paraId="14755612" w14:textId="77777777" w:rsidR="009417BE" w:rsidRDefault="00000000">
      <w:pPr>
        <w:jc w:val="both"/>
      </w:pPr>
      <w:r>
        <w:t xml:space="preserve"> </w:t>
      </w:r>
    </w:p>
    <w:p w14:paraId="7473A6A2" w14:textId="77777777" w:rsidR="009417BE" w:rsidRDefault="00000000">
      <w:pPr>
        <w:jc w:val="both"/>
      </w:pPr>
      <w:r>
        <w:t>Do roku 2040 sa model digitálnej vlády zmení na plne integrovaný ekosystém postavený na princípe Slovensko v mobile. Štát bude schopný v spolupráci s umelou inteligenciou doručovať personalizované služby rôznym skupinám svojich zákazníkov. Štandardom bude proaktívny prístup podľa životných situácií (napr. narodenie dieťaťa, kúpa nehnuteľnosti alebo daňové priznanie) bez nutnosti iniciatívy zo strany občana alebo podnikateľa. Technologická architektúra bude postavená na otvorených štandardoch, princípe „jedenkrát a dosť“ a vysokej miere kybernetickej bezpečnosti. Napriek tomu, že občania budú vo veľkom rozsahu využívať digitálne služby, tradičné komunikačné kanály zostanú zachované. Pomôžu znížiť možnosť a pocit vylúčenia pre obyvateľov, ktorí sa v elektronickej komunikácii nebudú cítiť komfortne. Údaje občanov budú v každej chvíli chránené pred možnosťou zneužitia.</w:t>
      </w:r>
    </w:p>
    <w:p w14:paraId="13CC9A9A" w14:textId="77777777" w:rsidR="009417BE" w:rsidRDefault="00000000">
      <w:pPr>
        <w:jc w:val="both"/>
      </w:pPr>
      <w:r>
        <w:t xml:space="preserve"> </w:t>
      </w:r>
    </w:p>
    <w:p w14:paraId="2B53C244" w14:textId="77777777" w:rsidR="009417BE" w:rsidRDefault="00000000">
      <w:pPr>
        <w:jc w:val="both"/>
      </w:pPr>
      <w:r>
        <w:t xml:space="preserve">Kľúčovou zmenou pre Slovensko bude prechod od spracovania dokumentov k spracovaniu dát. Novým štandardom bude koncept dát ako súčasť návrhu (z angl. </w:t>
      </w:r>
      <w:r>
        <w:rPr>
          <w:i/>
          <w:iCs/>
        </w:rPr>
        <w:t>data by design</w:t>
      </w:r>
      <w:r>
        <w:t xml:space="preserve">), teda proces, ktorý je postavený na poznaní, aké údaje sú potrebné a prečo a aké ďalšie systémy s nimi budú neskôr pracovať. Každý úradný úkon v tomto procese bude prebiehať v štandardizovanom strojom spracovateľnom rozhraní. Slovensko do roku 2040 vybuduje </w:t>
      </w:r>
      <w:r>
        <w:lastRenderedPageBreak/>
        <w:t>Konsolidovanú analytickú vrstvu (KAV), ktorá umožní bezpečné a efektívne zdieľanie údajov naprieč inštitúciami. Kľúčovým nástrojom tejto analytickej vrstvy bude pokročilé rozpoznávanie a štrukturalizácia neštruktúrovaných informácií pomocou umelej inteligencie. Dáta sa stanú základom pre analytickú suverenitu štátu - schopnosť v reálnom čase modelovať dopady politík, identifikovať odchýlky v čerpaní zdrojov a predvídať spoločenské trendy. Právo na prístup k údajom a ich opätovné použitie sa stane motorom inovácií v súkromnom aj akademickom sektore.</w:t>
      </w:r>
    </w:p>
    <w:p w14:paraId="475066A5" w14:textId="77777777" w:rsidR="009417BE" w:rsidRDefault="00000000">
      <w:pPr>
        <w:jc w:val="both"/>
      </w:pPr>
      <w:r>
        <w:t xml:space="preserve"> </w:t>
      </w:r>
    </w:p>
    <w:p w14:paraId="727EADC4" w14:textId="77777777" w:rsidR="009417BE" w:rsidRDefault="00000000">
      <w:pPr>
        <w:jc w:val="both"/>
      </w:pPr>
      <w:r>
        <w:t xml:space="preserve">Základným princípom služby verejnosti bude v roku 2040 rozhodovanie na základe najlepších možných informácií. Ak sa tento princíp nedodrží, bude potrebné zdôvodnenie takéhoto rozhodnutia. V roku 2040 preto bude každý legislatívny návrh povinne sprevádzaný analytickou štúdiou, ktorá zohľadní potreby rozhodovania zameraného na dosahovanie najvyššej možnej verejnej hodnoty. Analytické jednotky a rady nebudú len poradnými hlasmi. Ich stanoviská budú mať v procese schvaľovania legislatívy váhu, ktorú nebude možné ignorovať bez verejného a dátovo podloženého zdôvodnenia. </w:t>
      </w:r>
    </w:p>
    <w:p w14:paraId="00DD32A4" w14:textId="77777777" w:rsidR="009417BE" w:rsidRDefault="009417BE">
      <w:pPr>
        <w:jc w:val="both"/>
      </w:pPr>
    </w:p>
    <w:p w14:paraId="40EC6990" w14:textId="77777777" w:rsidR="009417BE" w:rsidRDefault="00000000">
      <w:pPr>
        <w:jc w:val="both"/>
      </w:pPr>
      <w:r>
        <w:t>Inštinktívne vládnutie bude nahradené správou vecí verejných, ktorá bude založená na dôkazoch. Z národnej úrovne sa tento princíp do roku 2040 pretaví do celej verejnej správy. Rovnaký inštitucionálny rámec (analytické útvary) a princípy budú súčasťou tvorby rozhodnutí na miestnej a regionálnej úrovni správy. Rozhodovanie aj naďalej ostane na politických zástupcoch obyvateľov, títo však budú mať k dispozícii viac informácií na to, aby dokázali urobiť informované rozhodnutie a dokázali ho vysvetliť svojim voličom. Výsledkom nebude len lepšie spravovaný štát, mestá a obce, ale vďaka dostatku informácií o dôvodoch rozhodnutia a ich dôsledkoch aj vyššia miera spoločenskej súdržnosti a zdravšie verejné financie.</w:t>
      </w:r>
    </w:p>
    <w:p w14:paraId="489A84B1" w14:textId="77777777" w:rsidR="009417BE" w:rsidRDefault="00000000">
      <w:pPr>
        <w:jc w:val="both"/>
      </w:pPr>
      <w:r>
        <w:t xml:space="preserve"> </w:t>
      </w:r>
    </w:p>
    <w:p w14:paraId="6AE15543" w14:textId="77777777" w:rsidR="009417BE" w:rsidRDefault="00000000">
      <w:pPr>
        <w:jc w:val="both"/>
      </w:pPr>
      <w:r>
        <w:t>V roku 2040 bude verejná digitálna architektúra štátu (verejnej správy) postavená na mikroslužbách a zdieľaných stavebných blokoch. Tento modulárny prístup umožní štátu vyskladať nové riešenia a proaktívne služby pre svojich klientov (obyvateľov, podnikateľský sektor alebo iné verejné inštitúcie) v priebehu dní alebo týždňov a nie rokov. Tým sa výrazne zvýši schopnosť včas reagovať na nové krízy či príležitosti. Štát vďaka zmene prístupu k využívaniu dát a tvorbe informačných systémov bude vedieť prepojiť inštitúcie a podnikateľský sektor a vytvorí spoľahlivé komunikačné kanály pre obyvateľov. Umožní tým automatizovanú výmenu údajov, ktorá nahradí manuálne výkazníctvo, čím sa takmer vynuluje administratívna záťaž v takej podobe ako ju poznáme dnes. Vytvorí sa tak prostredie vhodné pre rozvoj digitálnych inovácií.</w:t>
      </w:r>
    </w:p>
    <w:p w14:paraId="6190D8CF" w14:textId="77777777" w:rsidR="009417BE" w:rsidRDefault="00000000">
      <w:pPr>
        <w:jc w:val="both"/>
      </w:pPr>
      <w:r>
        <w:t xml:space="preserve"> </w:t>
      </w:r>
    </w:p>
    <w:p w14:paraId="0CDA6594" w14:textId="77777777" w:rsidR="009417BE" w:rsidRDefault="00000000">
      <w:pPr>
        <w:jc w:val="both"/>
      </w:pPr>
      <w:r>
        <w:t>V roku 2040 bude používanie umelej inteligencie a jej začlenenie do fungovania verejnej správy nevyhnutnou súčasťou pre jej efektívne fungovanie. Stále však budú platiť základné princípy jej používania. Algoritmus bude môcť pripraviť podklady, identifikovať riziká alebo navrhnúť riešenie, ale konečné rozhodnutie a právna zodpovednosť zostanú v rukách človeka (úradníka, sudcu, politického reprezentanta). Každé odporúčanie vytvorené umelou inteligenciou sa bude musieť dať spätne dohľadať. Občan bude musieť mať právo vedieť,</w:t>
      </w:r>
      <w:r>
        <w:rPr>
          <w:b/>
          <w:bCs/>
        </w:rPr>
        <w:t xml:space="preserve"> </w:t>
      </w:r>
      <w:r>
        <w:t>na základe akých kritérií</w:t>
      </w:r>
      <w:r>
        <w:rPr>
          <w:b/>
          <w:bCs/>
        </w:rPr>
        <w:t xml:space="preserve"> </w:t>
      </w:r>
      <w:r>
        <w:t xml:space="preserve">umelá inteligencia dospela k danému záveru. Transparentnosť algoritmov používaných vo verejnej správe bude jedným zo základných prvkov budovania dôvery v moderný štát. Dátová integrita a kvalita budú výsledkom kvalitnej dátovej politiky. </w:t>
      </w:r>
      <w:r>
        <w:lastRenderedPageBreak/>
        <w:t>Systémy verejnej správy, ktoré budú využívať umelú inteligenciu, budú pravidelne auditované na prítomnosť systémových predsudkov, aby sa existujúce problémy neprehlbovali, ale odstraňovali. Štát bude disponovať dostatočnou internou expertízou, ktorá dokáže takéto systémy zadávať, kontrolovať a korigovať. Budovanie vlastných kapacít štátu pomôže vyhnúť sa závislosti na externých dodávateľoch. Pri každom použití umelej inteligencie bude garantovaná ochrana osobných údajov pred únikom alebo vonkajšou manipuláciou.</w:t>
      </w:r>
    </w:p>
    <w:p w14:paraId="31779337" w14:textId="77777777" w:rsidR="009417BE" w:rsidRDefault="00000000">
      <w:pPr>
        <w:pStyle w:val="Nadpis3"/>
        <w:rPr>
          <w:color w:val="000000"/>
        </w:rPr>
      </w:pPr>
      <w:bookmarkStart w:id="128" w:name="_37fb5l81z55b" w:colFirst="0" w:colLast="0"/>
      <w:bookmarkEnd w:id="128"/>
      <w:r>
        <w:rPr>
          <w:color w:val="000000"/>
        </w:rPr>
        <w:t>Strategické investície a efektívne verejné obstarávanie</w:t>
      </w:r>
    </w:p>
    <w:p w14:paraId="53578483" w14:textId="77777777" w:rsidR="009417BE" w:rsidRDefault="00000000">
      <w:r>
        <w:t xml:space="preserve"> </w:t>
      </w:r>
    </w:p>
    <w:p w14:paraId="5F838621" w14:textId="77777777" w:rsidR="009417BE" w:rsidRDefault="00000000">
      <w:pPr>
        <w:jc w:val="both"/>
      </w:pPr>
      <w:r>
        <w:t>Verejné obstarávanie bude na Slovensku v roku 2040 strategickým nástrojom hospodárskej politiky, ktorý namiesto procesnej byrokracie vygeneruje reálnu hodnotu za peniaze. Štát (verejný sektor) už nebude nakupovať najlacnejšie produkty, ale najlepšie riešenia s ohľadom na celý ich životný cyklus, ekologickú stopu a inovačný potenciál. Investičné procesy budú riadené analyticky, transparentne a agilne, pričom princíp hodnoty za peniaze bude integrovaný v každej fáze – od prvotného zámeru až po prevádzku a ex-post vyhodnotenie.</w:t>
      </w:r>
    </w:p>
    <w:p w14:paraId="53BD9972" w14:textId="77777777" w:rsidR="009417BE" w:rsidRDefault="009417BE">
      <w:pPr>
        <w:jc w:val="both"/>
      </w:pPr>
    </w:p>
    <w:p w14:paraId="2BB4951D" w14:textId="77777777" w:rsidR="009417BE" w:rsidRDefault="00000000">
      <w:pPr>
        <w:jc w:val="both"/>
      </w:pPr>
      <w:r>
        <w:t>Verejné obstarávanie bude v roku 2040 už etablovanou ekonomickou disciplínou. Všetci účastníci (obstarávatelia aj dodávatelia) verejných súťaží budú mať dôveru v transparentnosť rozhodovania a dodržania záväzkov partnerov. Obstarávatelia vďaka dlhodobému plánovaniu budú poznať svoje potreby, ktoré dokážu jasným spôsobom komunikovať voči partnerom na trhu. Štandardom pre vyhodnocovanie súťaží vo verejnom obstarávaní sa stane využívanie kvalitatívnych kritérií, ktoré zohľadnia celkový prínos predmetu obstarania, nie len jeho cenu. Obstarávatelia budú hodnotiť náklady na životný cyklus, environmentálnu udržateľnosť a sociálny prínos (napr. podporu lokálnej zamestnanosti). Aktívne sa budú využívať inovačné partnerstvá a predobchodné obstarávanie, čo podporí domáci výskum a startupový ekosystém. Verejné nákupy sa stanú katalyzátorom inovácií, nie ich prekážkou. Obstarávanie bežných predmetov sa vďaka spoločnému prístupu celého verejného sektora výrazne zjednoduší. Ústredné orgány štátnej správy budú obstarávať tovary a služby spoločne. Centrálne obstarávanie štátu bude môcť zabezpečiť výhodné ceny vďaka garantovaným veľkým objemom nákupov. Tie ponúkne aj ostatným organizáciám verejného sektora. Pre dlhodobé zabezpečenie konkurenčného prostredia bude zazmluvňovaných niekoľko dodávateľov. Vysúťažené produkty a služby budú potom dostupné prostredníctvom elektronického obchodu podobného aplikácii na niekoľko kliknutí. Doba a náročnosť obstarania sa pri bežných predmetoch výrazne znížia. Pre nákup špecifických produktov a služieb budú existovať expertné tímy, ktoré pomôžu obstarávateľom preniesť ich potreby do verejnej súťaže.</w:t>
      </w:r>
    </w:p>
    <w:p w14:paraId="49C94630" w14:textId="77777777" w:rsidR="009417BE" w:rsidRDefault="00000000">
      <w:pPr>
        <w:jc w:val="both"/>
      </w:pPr>
      <w:r>
        <w:t xml:space="preserve"> </w:t>
      </w:r>
    </w:p>
    <w:p w14:paraId="4996724F" w14:textId="77777777" w:rsidR="009417BE" w:rsidRDefault="00000000">
      <w:pPr>
        <w:jc w:val="both"/>
        <w:rPr>
          <w:b/>
          <w:bCs/>
          <w:color w:val="FF0000"/>
        </w:rPr>
      </w:pPr>
      <w:r>
        <w:t xml:space="preserve">Hodnota za peniaze bude v roku 2040 neoddeliteľnou súčasťou riadenia verejných zdrojov na všetkých úrovniach verejnej správy. Analýzy budú povinne porovnávať viaceré alternatívy riešenia problému a zohľadnia aj aspekty ako tieňové ceny emisií či spoločenský úžitok. Realizované projekty a politiky sa budú monitorovať a priebežne vyhodnocovať, čo umožní včas minimalizovať potencionálne riziká a negatívne dopady. Samozrejmosťou bude ex-post hodnotenie, ktoré umožní identifikovať nedostatky tak, aby sa im bolo možné v budúcnosti vyhnúť. Hodnota za peniaze sa stane neoddeliteľným spoločníkom rozhodovania založeného </w:t>
      </w:r>
      <w:r>
        <w:lastRenderedPageBreak/>
        <w:t>na dôkazoch. Jeho cieľom bude garantovať maximálny prínos každého investovaného eura tej alternatívy, pre ktorú sa politickí zástupcovia obyvateľov rozhodnú. Vďaka centrálnemu dátovému auditovaniu a strojovému spracovaniu nákladov sa bude transparentne porovnávať efektivita kľúčových služieb naprieč celou krajinou. Realizované investície už nebudú musieť držať krok s časovaním a prioritami aktuálneho politického cyklu, pretože budú strategické v budovaní a podpore spoločenského ekosystému tým, že budú garantovať dlhodobý rozvoj územia a merateľne vyššiu kvalitu života.</w:t>
      </w:r>
    </w:p>
    <w:p w14:paraId="2BAC167E" w14:textId="77777777" w:rsidR="009417BE" w:rsidRDefault="00000000">
      <w:pPr>
        <w:pStyle w:val="Nadpis3"/>
        <w:rPr>
          <w:color w:val="000000"/>
        </w:rPr>
      </w:pPr>
      <w:bookmarkStart w:id="129" w:name="_c03y11oxu8oh" w:colFirst="0" w:colLast="0"/>
      <w:bookmarkEnd w:id="129"/>
      <w:r>
        <w:rPr>
          <w:color w:val="000000"/>
        </w:rPr>
        <w:t xml:space="preserve">Dostupnosť a kvalita verejných služieb </w:t>
      </w:r>
    </w:p>
    <w:p w14:paraId="03E7B8CB" w14:textId="77777777" w:rsidR="009417BE" w:rsidRDefault="00000000">
      <w:pPr>
        <w:jc w:val="both"/>
      </w:pPr>
      <w:r>
        <w:t>Slovensko bude v roku 2040 garantovať rovnocennú kvalitu života v každom regióne prostredníctvom jasne definovaných štandardov dostupnosti. Verejnú službu už nebude definovať fyzická prítomnosť budovy, ale funkčný výsledok a kvalita doručenia. Jadrom systému bude aktívna demokracia. Štát, samosprávy a firmy ponesú spoločnú zodpovednosť za územie, v ktorom efektívne financovanie a racionálna štruktúra správy zabezpečia, aby žiadny občan nezostal bokom bez ohľadu na status alebo jeho geografickú polohu.</w:t>
      </w:r>
    </w:p>
    <w:p w14:paraId="6BA8EF21" w14:textId="77777777" w:rsidR="009417BE" w:rsidRDefault="009417BE">
      <w:pPr>
        <w:jc w:val="both"/>
      </w:pPr>
    </w:p>
    <w:p w14:paraId="4AEAA559" w14:textId="77777777" w:rsidR="009417BE" w:rsidRDefault="00000000">
      <w:pPr>
        <w:jc w:val="both"/>
      </w:pPr>
      <w:r>
        <w:t>Požiadavky občanov na služby doručované verejnou správou sa v roku 2040 zmenia. Už nebude prioritou fyzická blízkosť poloprázdneho úradu či školy s neistým prísľubom plnenia požadovaných (a potrebných) verejných služieb. Cieľom bude doručenie potrebného výstupu, či už vo forme zmeny alebo konania, a to v dostatočnej kvalite, ktorá dokáže splniť zamýšľaný účel poskytnutej služby. Vybuduje sa preto ekosystém funkčného doručovania výsledkov prostredníctvom rôznych rovnako hodnotných alternatív verejných služieb (mobilita, digitálne služby, zdieľané centrá) namiesto neefektívneho udržiavania „stien“. Štát definuje limity dostupnosti a výsledok verejnej služby pre občana (napr. základná škola do 20 minút, pokrytie vysokorýchlostným internetom v každej obci). Tieto štandardy budú právne vymáhateľné a ich plnenie bude podmienkou pre financovanie samospráv. Samosprávy budú preto aktívne hľadať a spolu s obyvateľmi navrhovať funkčné riešenia pre uspokojenie ich potrieb. Spôsob poskytnutia služby sa tak môže miesto od miesta líšiť. Výsledok, ktorý poskytnutá služba dosiahne, však ostane rovnaký.</w:t>
      </w:r>
    </w:p>
    <w:p w14:paraId="26D61196" w14:textId="77777777" w:rsidR="009417BE" w:rsidRDefault="009417BE">
      <w:pPr>
        <w:jc w:val="both"/>
      </w:pPr>
    </w:p>
    <w:p w14:paraId="7D6D818D" w14:textId="77777777" w:rsidR="009417BE" w:rsidRDefault="00000000">
      <w:pPr>
        <w:jc w:val="both"/>
      </w:pPr>
      <w:r>
        <w:t>Vízia 2040 stavia na ekosystéme, kde inštitúcie a ostatní aktéri spolupracujú, nie súťažia. Štát a samospráva budú garantovať profesionálne doručenie služieb cez racionálne a predvídateľné riadenie. Vďaka jasným kompetenciám budú aktívne hľadať riešenia problémov. Občania a firmy už nebudú pasívni prijímatelia. Budú sa aktívne zaujímať o verejné dianie a rozumieť procesom tvorby a prijímania rozhodnutí. V spolupráci s orgánmi verejnej moci zadefinujú svoje potreby a budú sa podieľať na ich férovom financovaní. Doručované výsledky porovnajú s prísľubom a definovaným štandardom výstupu a ak to bude potrebné, vyvodia dôsledky. Každé euro investované do regiónu bude priamo prepojené s merateľným zvýšením kvality života.</w:t>
      </w:r>
    </w:p>
    <w:p w14:paraId="6D100B29" w14:textId="77777777" w:rsidR="009417BE" w:rsidRDefault="009417BE">
      <w:pPr>
        <w:jc w:val="both"/>
      </w:pPr>
    </w:p>
    <w:p w14:paraId="1B89175D" w14:textId="77777777" w:rsidR="009417BE" w:rsidRDefault="00000000">
      <w:pPr>
        <w:jc w:val="both"/>
        <w:rPr>
          <w:b/>
          <w:bCs/>
        </w:rPr>
      </w:pPr>
      <w:r>
        <w:t xml:space="preserve">Vízia 2040 preto nastoľuje nový „fiškálny mier“ založený na vzájomnom rešpekte medzi obyvateľmi, štátom, samosprávou a súkromným sektorom. Štát v tomto modeli prestane byť nepredvídateľným aktérom, ktorý jednostranne siaha na zdroje iných, aby sanoval vlastné neefektívne hospodárenie, zatiaľ čo firmy akceptujú férový podiel na daniach ako prirodzenú </w:t>
      </w:r>
      <w:r>
        <w:lastRenderedPageBreak/>
        <w:t>investíciu do kvality prostredia, v ktorom podnikajú. Samosprávy v tejto novej architektúre preberú plnú zodpovednosť za financovanie lokálnych potrieb z vlastných výnosov a všetci budú poznať skutočné náklady dopytovaných a produkovaných verejných služieb. Tým sa uzatvorí kruh zodpovednosti: štát bude garantovať solidaritu a stabilitu, firmy a občania férový príspevok a samospráva efektívne doručenie služby za peniaze, ktoré si od svojich obyvateľov sama vypýta. Financovanie verejnej správy bude stáť na viacerých pilieroch. Jednotlivé úrovne verejnej správy preto budú disponovať potrebným množstvom nástrojov, aby na zverené kompetencie a služby vedeli získať dostatok financií. Dane budú vnímané nielen ako zdroj prostriedkov, ale ako nástroj regulácie, ktorým dokážu dosahovať ciele verejných politík.</w:t>
      </w:r>
    </w:p>
    <w:p w14:paraId="7551FAD0" w14:textId="77777777" w:rsidR="009417BE" w:rsidRDefault="00000000">
      <w:pPr>
        <w:pStyle w:val="Nadpis3"/>
        <w:jc w:val="both"/>
        <w:rPr>
          <w:color w:val="000000"/>
        </w:rPr>
      </w:pPr>
      <w:bookmarkStart w:id="130" w:name="_csbgkzy2fgig" w:colFirst="0" w:colLast="0"/>
      <w:bookmarkEnd w:id="130"/>
      <w:r>
        <w:rPr>
          <w:color w:val="000000"/>
        </w:rPr>
        <w:t>Spravodlivosť, integrita a právny štát</w:t>
      </w:r>
    </w:p>
    <w:p w14:paraId="650FE7F5" w14:textId="77777777" w:rsidR="009417BE" w:rsidRDefault="00000000">
      <w:pPr>
        <w:jc w:val="both"/>
      </w:pPr>
      <w:r>
        <w:t>Slovensko bude v roku 2040 krajinou s neotrasiteľnou vládou zákona. Spravodlivosť bude rýchla, predvídateľná a dostupná pre každého. Súdny systém už nebude vnímaný ako uzavretý a pomalý aparát, ale ako moderná služba, ktorá garantuje ochranu práv v reálnom čase. Integrita verejného života bude zabezpečená nielen prísnymi zákonmi, ale predovšetkým funkčnými inštitúciami a digitálnou transparentnosťou, vďaka čomu bude korupcia technicky takmer nemožná. Rešpekt k osobnej integrite a dôstojnosti každého človeka sa stane základným spoločenským tmelom. Doma a na verejnosti sa všetci budú cítiť bezpečne. Kdekoľvek na Slovensku si k večernému behu bude stačiť obuť tenisky, nasadiť sluchátka a vybehnúť...</w:t>
      </w:r>
    </w:p>
    <w:p w14:paraId="2E429F83" w14:textId="77777777" w:rsidR="009417BE" w:rsidRDefault="00000000">
      <w:pPr>
        <w:jc w:val="both"/>
      </w:pPr>
      <w:r>
        <w:t xml:space="preserve"> </w:t>
      </w:r>
    </w:p>
    <w:p w14:paraId="4CEE2195" w14:textId="77777777" w:rsidR="009417BE" w:rsidRDefault="00000000">
      <w:pPr>
        <w:jc w:val="both"/>
      </w:pPr>
      <w:r>
        <w:t>V roku 2040 bude dokončená špecializácia súdov (obchodné, správne, rodinné). Sudcovia budú pracovať v tímoch spolu s odbornými asistentmi a analytikmi, čo im umožní sústrediť sa na rozhodovanie, zatiaľ čo administratívu vyrieši digitálny systém. Využívanie umelej inteligencie sa stane bežnou súčasťou fungovania súdov, kde bude využívaná pri spracovaní právnych informácií, analýze judikatúry a podpore rozhodovacej činnosti súdov. Sudcovia vďaka systematickému vzdelávaniu tento technologický prechod úspešne zvládnu. Vďaka využívaniu technológií sa podarí skrátiť prípravné fázy konaní a celkovo uvoľniť kapacitu sudcov, ktorí tak budú mať viac času na samotné rozhodovanie sporov.</w:t>
      </w:r>
    </w:p>
    <w:p w14:paraId="668B256C" w14:textId="77777777" w:rsidR="009417BE" w:rsidRDefault="009417BE">
      <w:pPr>
        <w:jc w:val="both"/>
      </w:pPr>
    </w:p>
    <w:p w14:paraId="03278757" w14:textId="77777777" w:rsidR="009417BE" w:rsidRDefault="00000000">
      <w:pPr>
        <w:jc w:val="both"/>
      </w:pPr>
      <w:r>
        <w:t>Nasadenie technológií pomôže vyrovnať nerovnomerné zaťaženie niektorých súdov, výrazne znížiť prieťahy v súdnom konaní a posilní efektívnosť súdnej ochrany. Súdnictvo bude úspešne čeliť novým typom sporov, najmä v digitálnom hospodárstve, sporom súvisiacim s umelou inteligenciou, s ochranou osobných údajov a súkromia, environmentálnym sporom, ako aj sporom, ktoré sa budú týkať hraníc slobody prejavu a zneužívania práva. Súdy nebudú rozhodovať len konkrétne spory, ale stanovia aj hranice prípustného technologického zásahu do práv jednotlivca, a tým udržia rovnováhu medzi efektivitou, bezpečnosťou a ochranou základných práv. Tieto spory sa čoraz častejšie budú dotýkať samotných základov demokratického právneho štátu.</w:t>
      </w:r>
    </w:p>
    <w:p w14:paraId="1E7FC5B0" w14:textId="77777777" w:rsidR="009417BE" w:rsidRDefault="00000000">
      <w:pPr>
        <w:jc w:val="both"/>
      </w:pPr>
      <w:r>
        <w:t xml:space="preserve"> </w:t>
      </w:r>
    </w:p>
    <w:p w14:paraId="26CFA372" w14:textId="77777777" w:rsidR="009417BE" w:rsidRDefault="00000000">
      <w:pPr>
        <w:jc w:val="both"/>
      </w:pPr>
      <w:r>
        <w:t xml:space="preserve">V roku 2040 sa slovenské väzenstvo pretransformuje na moderný systém zameraný na resocializáciu a restoratívnu spravodlivosť. Kľúčovým ukazovateľom bude miera úspešného návratu do spoločnosti. Masívne využitie alternatívnych trestov a inteligentného digitálneho monitoringu umožní nízkorizikovým páchateľom zotrvať v pracovnom procese, udržiavať </w:t>
      </w:r>
      <w:r>
        <w:lastRenderedPageBreak/>
        <w:t>rodinné väzby a priamo odškodňovať obete. Samotné ústavy budú fungovať ako nápravné a vzdelávacie centrá s dôstojnými podmienkami, ktoré páchateľov aktívne pripravujú na civilný život. Štát tak namiesto do infraštruktúry bude investovať do zmeny správania, čím výrazne zníži celospoločenské náklady vynakladané na kriminalitu.</w:t>
      </w:r>
    </w:p>
    <w:p w14:paraId="06BE00DE" w14:textId="77777777" w:rsidR="009417BE" w:rsidRDefault="009417BE">
      <w:pPr>
        <w:jc w:val="both"/>
      </w:pPr>
    </w:p>
    <w:p w14:paraId="4233FDD2" w14:textId="77777777" w:rsidR="009417BE" w:rsidRDefault="00000000">
      <w:pPr>
        <w:jc w:val="both"/>
      </w:pPr>
      <w:r>
        <w:t>V roku 2040 nebude na Slovensku transparentnosť len o zverejňovaní zmlúv, ale o sledovaní anomálií v reálnom čase. Systémy automaticky odhalia podozrivé majetkové prírastky verejných funkcionárov alebo konflikt záujmov pri verejných obstarávaniach. Orgány ochrany práva (prokuratúra, polícia, súdy) budú disponovať silnými inštitucionálnymi brzdami, ktoré zabránia ich politickému zneužitiu, no zároveň budú podliehať prísnej verejnej kontrole.</w:t>
      </w:r>
    </w:p>
    <w:p w14:paraId="5F9D2B77" w14:textId="77777777" w:rsidR="009417BE" w:rsidRDefault="009417BE">
      <w:pPr>
        <w:jc w:val="both"/>
      </w:pPr>
    </w:p>
    <w:p w14:paraId="2B996DB1" w14:textId="77777777" w:rsidR="009417BE" w:rsidRDefault="00000000">
      <w:pPr>
        <w:jc w:val="both"/>
      </w:pPr>
      <w:r>
        <w:t>V roku 2040 budú zložky vynucujúce právo postavené na jasnom, predvídateľnom kariérnom rozvoji a na stabilnej, profesionálnej vízii ich smerovania. Ich čelní predstavitelia budú mať zodpovednosť aj reálne riadiace nástroje - primeranú rozpočtovú a personálnu autonómiu v rámci zákonných mantinelov. Personálne zmeny vo vedení budú prebiehať transparentne a prirodzene, čím sa zachová kontinuita rozvoja. Zložky vynucujúce právo tak budú vedieť plánovať aj realizovať reformy v horizonte presahujúcom volebné obdobie. Personálne riadenie, bude riešené systémovo a na mieru potrebám konkrétnych útvarov. Centrálne pravidlá vytvoria strategický rámec a ciele, kompetencie a postupy nadriadených s personálnou právomocou poskytnú flexibilitu pre taktické riadenie i dennodennú operatívnu prevádzku. Odbory budú v roku 2040 vystupovať ako konštruktívny partner modernizácie: ochránia oprávnené záujmy príslušníkov, no zároveň podporia efektívne riadenie.</w:t>
      </w:r>
    </w:p>
    <w:p w14:paraId="3811E3A3" w14:textId="77777777" w:rsidR="009417BE" w:rsidRDefault="009417BE">
      <w:pPr>
        <w:jc w:val="both"/>
      </w:pPr>
    </w:p>
    <w:p w14:paraId="2156B0DE" w14:textId="77777777" w:rsidR="009417BE" w:rsidRDefault="00000000">
      <w:pPr>
        <w:jc w:val="both"/>
      </w:pPr>
      <w:r>
        <w:t>Informačné systémy zložiek vynucujúcich právo budú do roku 2040 zásadne zmodernizované, zjednotené a interoperabilné. Online spolupráca s dátami bude prirodzenou súčasťou práce - systémy ju budú podporovať, nie blokovať. Riadenie zložiek vynucujúcich právo bude v roku 2040 pevne postavené na strategických a taktických analýzach, ktoré budú založené na dátovo orientovanom prístupe. Rozhodovanie bude spájať odbornú skúsenosť s overiteľnými dôkazmi. Analytické a bezpečnostné výstupy sa budú produkovať systematicky a pravidelne a budú priamo využívané na riadenie a strategické rozhodovanie. Pre účely trestného konania bude v roku 2040 existovať jeden digitálny vyšetrovací spis zdieľaný orgánmi činnými v trestnom konaní, súdmi (ako súdny spis) aj znalcami podľa príslušných oprávnení. Trestné stíhanie bude efektívne v boji s trestnou činnosťou a v hraniciach dodržiavania ľudských práv. Vyšetrovateľ bude inštitucionálne i osobne nezávislý. Politické elity budú konzistentne podporovať zložky vynucujúce právo a budú cítiť zodpovednosť za ich smerovanie. V praxi dokážu stabilitou pravidiel, predvídateľnosťou rozhodnutí a ochotou vytvárať podmienky na udržateľné reformy.</w:t>
      </w:r>
    </w:p>
    <w:p w14:paraId="15CC0786" w14:textId="77777777" w:rsidR="009417BE" w:rsidRDefault="00000000">
      <w:pPr>
        <w:jc w:val="both"/>
      </w:pPr>
      <w:r>
        <w:t xml:space="preserve"> </w:t>
      </w:r>
    </w:p>
    <w:p w14:paraId="4F494F1C" w14:textId="77777777" w:rsidR="009417BE" w:rsidRDefault="00000000">
      <w:pPr>
        <w:jc w:val="both"/>
      </w:pPr>
      <w:r>
        <w:t xml:space="preserve">Bezpečnosť na Slovensku bude v roku 2040 stáť na dvoch pilieroch: technologicky vyspelej štátnej polícii a profesionálnej komunálnej poriadkovej službe. Tento duálny systém zabezpečí vymožiteľnosť práva na všetkých úrovniach – od vyšetrovania zložitej nadnárodnej kriminality až po udržiavanie verejného poriadku v najmenšej komunite. Polícia sa stane agilnou inštitúciou chrániacou slobodu a majetok občanov s vysokou mierou dôvery. Vďaka digitálnej transformácii sa administratívne procesy zautomatizujú. To umožní príslušníkom policajného zboru sústrediť sa výhradne na ochranu bezpečnosti a vymožiteľnosť práva. Posilnením </w:t>
      </w:r>
      <w:r>
        <w:lastRenderedPageBreak/>
        <w:t>inštitúcií na miestnej úrovni sa umožní vznik a rozšírenie profesionálnych a nestranných poriadkových útvarov na celé územie Slovenska.</w:t>
      </w:r>
    </w:p>
    <w:p w14:paraId="4A6CBE30" w14:textId="77777777" w:rsidR="009417BE" w:rsidRDefault="00000000">
      <w:pPr>
        <w:jc w:val="both"/>
      </w:pPr>
      <w:r>
        <w:t xml:space="preserve"> </w:t>
      </w:r>
    </w:p>
    <w:p w14:paraId="48C9092F" w14:textId="77777777" w:rsidR="009417BE" w:rsidRDefault="00000000">
      <w:pPr>
        <w:jc w:val="both"/>
        <w:rPr>
          <w:b/>
          <w:bCs/>
          <w:color w:val="FF0000"/>
        </w:rPr>
      </w:pPr>
      <w:r>
        <w:t>Slovensko tak bude aj v roku 2040 bezpečným miestom. Bez ohľadu na to, či pôjde o fyzický alebo digitálny priestor, bezpečnosť bude dostupná všade a pre všetkých. Rešpekt k osobnej integrite a ľudskej dôstojnosti sa stane súčasťou hodnotového rámca verejných politík. Všetky súčasti verejnej správy budú spolupracovať na vytváraní bezpečného prostredia, či pôjde o bezpečnosť na uliciach, cestách, v školách alebo domácnostiach.</w:t>
      </w:r>
      <w:r>
        <w:rPr>
          <w:b/>
          <w:bCs/>
        </w:rPr>
        <w:t xml:space="preserve"> </w:t>
      </w:r>
    </w:p>
    <w:p w14:paraId="6372306E" w14:textId="77777777" w:rsidR="009417BE" w:rsidRDefault="00000000">
      <w:pPr>
        <w:pStyle w:val="Nadpis3"/>
        <w:rPr>
          <w:b/>
          <w:bCs/>
          <w:color w:val="FF0000"/>
        </w:rPr>
      </w:pPr>
      <w:bookmarkStart w:id="131" w:name="_cn1jhu6bm8py" w:colFirst="0" w:colLast="0"/>
      <w:bookmarkEnd w:id="131"/>
      <w:r>
        <w:rPr>
          <w:color w:val="000000"/>
        </w:rPr>
        <w:t>Bezpečnosť a odolnosť spoločnosti</w:t>
      </w:r>
    </w:p>
    <w:p w14:paraId="2EB8DC6E" w14:textId="77777777" w:rsidR="009417BE" w:rsidRDefault="00000000">
      <w:pPr>
        <w:spacing w:before="240" w:after="240"/>
        <w:jc w:val="both"/>
      </w:pPr>
      <w:r>
        <w:t>Slovensko bude v roku 2040 stabilným a odolným štátom, ktorý dokáže včas identifikovať a účinne reagovať na hrozby v hybridnom, digitálnom aj fyzickom priestore. Bezpečnosť bude stáť na prepojení moderných technológií, funkčných inštitúcií a vysokej miery dôvery v spoločnosti. Odolnosť nebude chápaná ako pasívna ochrana, ale ako aktívna schopnosť prispôsobenia sa, kritického vyhodnocovania situácií a rýchlej obnovy fungovania. Tento prístup bude systematicky rozvíjaný naprieč celou spoločnosťou - od štátnych analytických centier až po lokálne, energeticky sebestačné komunity. V štátnej správe bude zabezpečené transparentné informovanie a účinná strategická a krízová komunikácia. Bezpečnosť a obrana štátu budú prirodzenou súčasťou verejného diskurzu a pozitívne vlastenectvo posilní spoločenskú súdržnosť a dôveru v štát.</w:t>
      </w:r>
    </w:p>
    <w:p w14:paraId="04ED3418" w14:textId="77777777" w:rsidR="009417BE" w:rsidRDefault="00000000">
      <w:pPr>
        <w:jc w:val="both"/>
      </w:pPr>
      <w:r>
        <w:t>Slovensko bude v roku 2040 disponovať modernými, dôveryhodnými a vysoko adaptabilnými ozbrojenými silami, ktoré budú pripravené čeliť širokému spektru hrozieb - od konvenčných konfliktov až po hybridné, kybernetické a systémové krízy. Obrana štátu bude postavená na kombinácii profesionálnych kapacít, pripravenosti obyvateľstva a pevného ukotvenia v spojeneckých štruktúrach, zároveň si krajina vybuduje vlastné schopnosti a strategickú autonómiu.</w:t>
      </w:r>
    </w:p>
    <w:p w14:paraId="1AF41ED0" w14:textId="77777777" w:rsidR="009417BE" w:rsidRDefault="009417BE">
      <w:pPr>
        <w:jc w:val="both"/>
      </w:pPr>
    </w:p>
    <w:p w14:paraId="224EDDD7" w14:textId="77777777" w:rsidR="009417BE" w:rsidRDefault="00000000">
      <w:pPr>
        <w:jc w:val="both"/>
      </w:pPr>
      <w:r>
        <w:t>Ozbrojené sily Slovenskej republiky budú naďalej patriť medzi najdôveryhodnejšie inštitúcie v krajine a tvoriť prirodzený pilier moderného vlastenectva. To sa prejaví nielen rastúcim záujmom verejnosti o otázky obrany štátu, ale aj ochotou významnej časti obyvateľstva aktívne sa podieľať na obrane, zapájaním sa do dobrovoľníckych aktivít a podporou bezpečnostných politík. Obrana nebude vnímaná ako izolovaná úloha štátu, ale ako celospoločenská zodpovednosť, ktorá prepája profesionálny sektor s občianskou spoločnosťou.</w:t>
      </w:r>
    </w:p>
    <w:p w14:paraId="46A1577F" w14:textId="77777777" w:rsidR="009417BE" w:rsidRDefault="009417BE">
      <w:pPr>
        <w:jc w:val="both"/>
      </w:pPr>
    </w:p>
    <w:p w14:paraId="36A68D89" w14:textId="77777777" w:rsidR="009417BE" w:rsidRDefault="00000000">
      <w:pPr>
        <w:jc w:val="both"/>
      </w:pPr>
      <w:r>
        <w:t>Slovensko bude mať v roku 2040 vybudovanú robustnú infraštruktúru koordinácie, monitorovania a reakcie na hybridné hrozby, ktorú bude podporovať dlhodobá a stabilná bezpečnostná politika nezávislá od krátkodobých zmien. Zapojenie občianskej spoločnosti, firiem, akademického sektora a jednotlivcov sa bude aktívne podporovať, čím sa zabezpečí celospoločenská odolnosť a koordinovaná ochrana proti hybridným hrozbám. Strategická komunikácia sa zameria na zabezpečenie presných, overených a včas poskytnutých informácií, podporu dôvery v štátne inštitúcie a odolnosť voči dezinformáciám a vonkajším manipuláciám.</w:t>
      </w:r>
    </w:p>
    <w:p w14:paraId="2E9097EA" w14:textId="77777777" w:rsidR="009417BE" w:rsidRDefault="009417BE">
      <w:pPr>
        <w:jc w:val="both"/>
      </w:pPr>
    </w:p>
    <w:p w14:paraId="7C20A8FF" w14:textId="77777777" w:rsidR="009417BE" w:rsidRDefault="00000000">
      <w:pPr>
        <w:jc w:val="both"/>
      </w:pPr>
      <w:r>
        <w:t>Kritické myslenie bude základnou kompetenciou na všetkých úrovniach vzdelávania. Bude vnímané ako kľúčové a nevyhnutné pre život v digitálnom veku. Školský systém bude rozvíjať schopnosť identifikovať manipulatívne techniky a orientovať sa v informačnom prostredí. Na to, aby sa posilnilo porozumenie fungovaniu demokracie, princípov právneho štátu, osobnej zodpovednosti za spoločnosť a dôležitosti odolnosti voči manipuláciám a hybridným hrozbám, vznikne nezávislá infraštruktúra pre občianske a demokratické vzdelávanie. Informovaný a vnímavý občan bude najúčinnejšou ochranou pred populizmom a naratívmi, ktoré smerujú k destabilizácii spoločnosti. Vzdelávací systém pripraví vysokokvalifikovaných odborníkov pre bezpečnostný sektor. Kariéra v tejto oblasti bude vnímaná ako prestížna a spoločensky významná.</w:t>
      </w:r>
    </w:p>
    <w:p w14:paraId="0C00394C" w14:textId="77777777" w:rsidR="009417BE" w:rsidRDefault="009417BE">
      <w:pPr>
        <w:jc w:val="both"/>
      </w:pPr>
    </w:p>
    <w:p w14:paraId="7FA2D96B" w14:textId="77777777" w:rsidR="009417BE" w:rsidRDefault="00000000">
      <w:pPr>
        <w:jc w:val="both"/>
      </w:pPr>
      <w:r>
        <w:t xml:space="preserve">Digitálny ekosystém štátu bude fungovať na princípoch architektúry nulovej dôvery (z angl. </w:t>
      </w:r>
      <w:r>
        <w:rPr>
          <w:i/>
          <w:iCs/>
        </w:rPr>
        <w:t>Zero Trust Architecture</w:t>
      </w:r>
      <w:r>
        <w:t>), čo znamená, že sa bude v reálnom čase dôsledne overovať identita, riadiť prístupy a priebežne vyhodnocovať riziká. Kritická infraštruktúra, najmä v sektoroch energetiky, zdravotníctva a dopravy, bude navrhnutá ako vysokoodolná, segmentovaná a schopná autonómnej prevádzky aj v podmienkach rozsiahlych kybernetických útokov či narušenia dodávateľských reťazcov. Súčasťou systému budú pokročilé detekčné a reakčné mechanizmy využívajúce umelú inteligenciu, pravidelné bezpečnostné audity a testovania odolnosti, ako aj vysoké jednotné štandardy kybernetickej bezpečnosti naprieč všetkými rezortmi. Štát bude úzko spolupracovať so súkromným sektorom v rámci národného kybernetického štítu. Ten bude garantovať integritu dát a kontinuitu poskytovania služieb aj v stave krízy. Rozvoj tejto oblasti zároveň podporí inovácie, vznik nových pracovných miest a posilní ekonomickú stabilitu.</w:t>
      </w:r>
    </w:p>
    <w:p w14:paraId="257BE2A5" w14:textId="77777777" w:rsidR="009417BE" w:rsidRDefault="009417BE">
      <w:pPr>
        <w:jc w:val="both"/>
      </w:pPr>
    </w:p>
    <w:p w14:paraId="1CB2A8B0" w14:textId="77777777" w:rsidR="009417BE" w:rsidRDefault="00000000">
      <w:pPr>
        <w:jc w:val="both"/>
      </w:pPr>
      <w:r>
        <w:t xml:space="preserve">V roku 2040 bude krízový manažment postavený na jasnom a funkčnom právnom rámci, ktorý umožní rýchle a koordinované rozhodovanie v oblasti obrany, ochrany a vnútornej bezpečnosti. Systém bude digitálne prepojený a využije prediktívnu analytiku a komunitnú sebestačnosť. Riadenie kríz podporujú rôzne digitálne nástroje, napríklad simulácie dopadov hrozieb prostredníctvom digitálnych dvojičiek územia. Umožnia simulovať dopady hrozieb a koordinovať zásahové zložky v reálnom čase a s vysokou presnosťou. </w:t>
      </w:r>
    </w:p>
    <w:p w14:paraId="0CFE2C20" w14:textId="77777777" w:rsidR="009417BE" w:rsidRDefault="009417BE">
      <w:pPr>
        <w:jc w:val="both"/>
      </w:pPr>
    </w:p>
    <w:p w14:paraId="0DEF8658" w14:textId="77777777" w:rsidR="009417BE" w:rsidRDefault="00000000">
      <w:pPr>
        <w:jc w:val="both"/>
      </w:pPr>
      <w:r>
        <w:t>Kľúčovou súčasťou systému bude profesionálne riadená krízová komunikácia. Štát bude systematicky spolupracovať s mimovládnymi organizáciami a súkromným sektorom, ktoré zohrajú dôležitú úlohu pri reakcii na krízy a obnove. Občania budú aktívnou súčasťou systému odolnosti prostredníctvom vzdelávania a dobrovoľníctva. Civilná ochrana bude fungovať ako sieť pripravených komunít, ktoré budú schopné zabezpečiť základné fungovanie počas prvých 72 hodín krízy.</w:t>
      </w:r>
    </w:p>
    <w:p w14:paraId="390192B8" w14:textId="77777777" w:rsidR="009417BE" w:rsidRDefault="009417BE">
      <w:pPr>
        <w:jc w:val="both"/>
      </w:pPr>
    </w:p>
    <w:p w14:paraId="0C6671E4" w14:textId="77777777" w:rsidR="009417BE" w:rsidRDefault="00000000">
      <w:pPr>
        <w:jc w:val="both"/>
      </w:pPr>
      <w:r>
        <w:t>Krízový manažment v území sa bude opierať o hasičský a záchranný zbor, ktorý svojím personálnym a technickým vybavením spolu so sieťou základní bude mať sily a prostriedky nasadzované na riešenie kríz. Pre zvýšenie efektívnosti a zrýchlenie rozhodovania sa hasičský a záchranný zbor stane gestorom krízového riadenia. Status zamestnancov zodpovedných za krízové riadenie sa zmení, čo zvýši možnosti ich operačného nasadenia a prispeje k zvýšeniu efektívnosti zvládania kríz a ich následkov.</w:t>
      </w:r>
    </w:p>
    <w:p w14:paraId="512BF186" w14:textId="77777777" w:rsidR="009417BE" w:rsidRDefault="009417BE">
      <w:pPr>
        <w:jc w:val="both"/>
      </w:pPr>
    </w:p>
    <w:p w14:paraId="1DDD7647" w14:textId="77777777" w:rsidR="009417BE" w:rsidRDefault="00000000">
      <w:pPr>
        <w:jc w:val="both"/>
      </w:pPr>
      <w:r>
        <w:t>V roku 2040 budú zložky krízového riadenia postavené na stabilnej a profesionálnej vízii ich smerovania. Ich čelní predstavitelia budú mať zodpovednosť aj reálne riadiace nástroje, primeranú rozpočtovú a personálnu autonómiu v rámci zákonných mantinelov. Personálne zmeny vo vedení budú prebiehať transparentne a prirodzene, čím sa zachová kontinuita rozvoja a posilní schopnosť realizovať reformy a investície vyžadujúce si dlhšie časové obdobie.</w:t>
      </w:r>
    </w:p>
    <w:p w14:paraId="540F380A" w14:textId="77777777" w:rsidR="009417BE" w:rsidRDefault="009417BE">
      <w:pPr>
        <w:jc w:val="both"/>
      </w:pPr>
    </w:p>
    <w:p w14:paraId="66E5C4F3" w14:textId="77777777" w:rsidR="009417BE" w:rsidRDefault="00000000">
      <w:pPr>
        <w:jc w:val="both"/>
      </w:pPr>
      <w:r>
        <w:t>Ozbrojené sily budú kontinuálne rozvíjať schopnosti ako reagovať nielen na tradičné vojenské konflikty, ale aj na nevojenské krízy v rámci multidoménového prístupu. Ten prepája pôsobenie vo fyzickom, kybernetickom aj informačnom priestore. Ozbrojené sily budú disponovať kapacitami na podporu civilných zložiek pri zvládaní prírodných katastrof, ochrane kritickej infraštruktúry či stabilizácii situácie pri rozsiahlych výpadkoch základných služieb. Súčasťou tejto transformácie bude aj systematická príprava na hybridné pôsobenie, vrátane posilňovania odolnosti obyvateľstva voči účinkom tzv. kognitívnej vojny, ktorá cielene ovplyvňuje vnímanie, rozhodovanie a správanie spoločnosti prostredníctvom prepojeného použitia vojenských, informačných, technologických a ekonomických nástrojov.</w:t>
      </w:r>
    </w:p>
    <w:p w14:paraId="17C19F02" w14:textId="77777777" w:rsidR="009417BE" w:rsidRDefault="009417BE">
      <w:pPr>
        <w:jc w:val="both"/>
      </w:pPr>
    </w:p>
    <w:p w14:paraId="79FDC572" w14:textId="77777777" w:rsidR="009417BE" w:rsidRDefault="00000000">
      <w:pPr>
        <w:jc w:val="both"/>
      </w:pPr>
      <w:r>
        <w:t>Kľúčovým prvkom obranyschopnosti bude pripravenosť celej spoločnosti. Slovensko bude systematicky rozvíjať schopnosti nielen obyvateľstva, ale aj verejného a súkromného sektora, priemyslu, poľnohospodárstva a ostatných domén štátnej správy tak, aby boli pripravené na koordinovanú a plnohodnotnú spoluprácu s ozbrojenými silami pri obrane štátu.</w:t>
      </w:r>
    </w:p>
    <w:p w14:paraId="178CAFAF" w14:textId="77777777" w:rsidR="009417BE" w:rsidRDefault="009417BE">
      <w:pPr>
        <w:jc w:val="both"/>
      </w:pPr>
    </w:p>
    <w:p w14:paraId="0B3C9D6D" w14:textId="77777777" w:rsidR="009417BE" w:rsidRDefault="00000000">
      <w:pPr>
        <w:jc w:val="both"/>
      </w:pPr>
      <w:r>
        <w:t>Národné ozbrojené sily Slovenska budú tvoriť jeden z pilierov obrany štátu a budú pripravené koordinovať svoju činnosť s civilnou ochranou, samosprávami aj s občianskou spoločnosťou. Ich úlohou bude nielen ochrana hraníc a územia, ale aj podpora civilných kapacít pri krízových situáciách, humanitárnych zásahoch a reakcii na hybridné hrozby.</w:t>
      </w:r>
    </w:p>
    <w:p w14:paraId="2F7011B3" w14:textId="77777777" w:rsidR="009417BE" w:rsidRDefault="009417BE">
      <w:pPr>
        <w:jc w:val="both"/>
      </w:pPr>
    </w:p>
    <w:p w14:paraId="7963D538" w14:textId="77777777" w:rsidR="009417BE" w:rsidRDefault="00000000">
      <w:pPr>
        <w:jc w:val="both"/>
      </w:pPr>
      <w:r>
        <w:t>Vzdelávací systém bude reflektovať potreby obrany a bezpečnosti štátu. Technické a prírodovedné odbory budú systematicky posilňované a doplnené o prvky brannej prípravy, krízového riadenia a mediálnej gramotnosti. Mladí ľudia získajú praktické zručnosti využiteľné v krízových situáciách aj v profesionálnom živote.</w:t>
      </w:r>
    </w:p>
    <w:p w14:paraId="05F7B358" w14:textId="77777777" w:rsidR="009417BE" w:rsidRDefault="009417BE">
      <w:pPr>
        <w:jc w:val="both"/>
      </w:pPr>
    </w:p>
    <w:p w14:paraId="0AA7DCF6" w14:textId="77777777" w:rsidR="009417BE" w:rsidRDefault="00000000">
      <w:pPr>
        <w:jc w:val="both"/>
      </w:pPr>
      <w:r>
        <w:t>Branná príprava bude integrovaná do školského systému primeranou a modernou formou, ktorá bude rozvíjať zodpovednosť, tímovú spoluprácu a schopnosť reagovať na nepredvídateľné situácie. Zavedú sa aj efektívne formy duálneho vzdelávania v rezorte obrany. Na univerzitách sa obnoví výučba vojenskej sociológie a vojenskej psychológie, ktoré budú kľúčové pre budovanie vzťahu medzi ozbrojenými silami a spoločnosťou, ako aj pre posilňovanie odolnosti voči hybridným hrozbám.</w:t>
      </w:r>
    </w:p>
    <w:p w14:paraId="64D4805D" w14:textId="77777777" w:rsidR="009417BE" w:rsidRDefault="009417BE">
      <w:pPr>
        <w:jc w:val="both"/>
      </w:pPr>
    </w:p>
    <w:p w14:paraId="474D5610" w14:textId="77777777" w:rsidR="009417BE" w:rsidRDefault="00000000">
      <w:pPr>
        <w:jc w:val="both"/>
      </w:pPr>
      <w:r>
        <w:t>Ozbrojené sily budú prechádzať neustálou technologickou transformáciou. Tá zahrnie aj integráciu umelej inteligencie, ktorá sa bude využívať najmä v plánovaní operácií, spracovaní spravodajských informácií a podpore velenia. Zároveň sa zavedú mechanizmy, ktoré budú garantovať, že finálne rozhodovanie zostane pod ľudskou kontrolou a bude podliehať jasným právnym a etickým pravidlám.</w:t>
      </w:r>
    </w:p>
    <w:p w14:paraId="7CEB7B53" w14:textId="77777777" w:rsidR="009417BE" w:rsidRDefault="009417BE">
      <w:pPr>
        <w:jc w:val="both"/>
      </w:pPr>
    </w:p>
    <w:p w14:paraId="70E72559" w14:textId="77777777" w:rsidR="009417BE" w:rsidRDefault="00000000">
      <w:pPr>
        <w:jc w:val="both"/>
      </w:pPr>
      <w:r>
        <w:t>Slovensko bude mať aj  vlastné výskumné a vývojové technologické kapacity obranného priemyslu, čím zníži svoju závislosť od externých dodávateľov a zvýši aj svoju strategickú odolnosť. Slovensko bude investovať do výskumu, inovácií, budovania a zdieľania spôsobilostí, ktoré umožnia flexibilne reagovať na nové typy konfliktov.</w:t>
      </w:r>
    </w:p>
    <w:p w14:paraId="6E90AD75" w14:textId="77777777" w:rsidR="009417BE" w:rsidRDefault="009417BE">
      <w:pPr>
        <w:jc w:val="both"/>
      </w:pPr>
    </w:p>
    <w:p w14:paraId="3F5B5186" w14:textId="77777777" w:rsidR="009417BE" w:rsidRDefault="00000000">
      <w:pPr>
        <w:jc w:val="both"/>
      </w:pPr>
      <w:r>
        <w:t>Slovensko zostane pevne ukotvené v kolektívnej obrane a bude aktívne prispievať k posilňovaniu spojeneckých väzieb, najmä v rámci NATO a regionálnej spolupráce. Aj tu si Slovensko bude plniť záväzky plnohodnotne, nie iba formálne alebo na úrovni politických deklarácií. Tieto partnerstvá budú základom bezpečnosti krajiny, no budú dopĺňané aj systematickým budovaním vlastných kapacít.</w:t>
      </w:r>
    </w:p>
    <w:p w14:paraId="2D534A70" w14:textId="77777777" w:rsidR="009417BE" w:rsidRDefault="009417BE">
      <w:pPr>
        <w:jc w:val="both"/>
      </w:pPr>
    </w:p>
    <w:p w14:paraId="6F5B6C79" w14:textId="77777777" w:rsidR="009417BE" w:rsidRDefault="00000000">
      <w:pPr>
        <w:jc w:val="both"/>
      </w:pPr>
      <w:r>
        <w:t>Kombinácia silných aliancií a rastúcej sebestačnosti vytvorí vyvážený model obrany, ktorý zvýši schopnosť reagovať na krízy nezávisle aj v koordinácii s partnermi.</w:t>
      </w:r>
    </w:p>
    <w:p w14:paraId="215D4A3B" w14:textId="77777777" w:rsidR="009417BE" w:rsidRDefault="009417BE">
      <w:pPr>
        <w:jc w:val="both"/>
      </w:pPr>
    </w:p>
    <w:p w14:paraId="12F57F0C" w14:textId="77777777" w:rsidR="009417BE" w:rsidRDefault="00000000">
      <w:pPr>
        <w:jc w:val="both"/>
      </w:pPr>
      <w:r>
        <w:t>Ozbrojené sily budú v prípade pomoci spojencom schopné plniť dvojitú úlohu: prispieť ku kolektívnej obrane spojencov a zároveň spoľahlivo zabezpečiť vlastné územie. Prioritou bude udržanie funkčnosti štátu - chrániť kľúčovú infraštruktúru, vzdušný priestor, komunikačné uzly a logistické trasy, ako aj zachovanie kontinuity velenia a riadenia. Sily budú pripravené pôsobiť v podmienkach hybridného pôsobenia, vrátane kybernetických útokov, sabotáží či informačných operácií, ktoré môžu sprevádzať otvorený konflikt.</w:t>
      </w:r>
    </w:p>
    <w:p w14:paraId="6F179904" w14:textId="77777777" w:rsidR="009417BE" w:rsidRDefault="00000000">
      <w:pPr>
        <w:pStyle w:val="Nadpis1"/>
        <w:jc w:val="both"/>
      </w:pPr>
      <w:bookmarkStart w:id="132" w:name="_4d7qkfm4l7lh" w:colFirst="0" w:colLast="0"/>
      <w:bookmarkEnd w:id="132"/>
      <w:r>
        <w:t>Záver</w:t>
      </w:r>
    </w:p>
    <w:p w14:paraId="77562E5A" w14:textId="77777777" w:rsidR="009417BE" w:rsidRDefault="00000000">
      <w:r>
        <w:rPr>
          <w:rFonts w:ascii="Helvetica Neue" w:eastAsia="Helvetica Neue" w:hAnsi="Helvetica Neue" w:cs="Helvetica Neue"/>
          <w:i/>
          <w:iCs/>
        </w:rPr>
        <w:t xml:space="preserve">Bude doplnené vo finálnej verzii </w:t>
      </w:r>
      <w:r>
        <w:br w:type="page"/>
      </w:r>
    </w:p>
    <w:p w14:paraId="403D354C" w14:textId="77777777" w:rsidR="009417BE" w:rsidRDefault="00000000">
      <w:pPr>
        <w:pStyle w:val="Nadpis1"/>
        <w:jc w:val="both"/>
      </w:pPr>
      <w:bookmarkStart w:id="133" w:name="_dvxcxw348n82" w:colFirst="0" w:colLast="0"/>
      <w:bookmarkEnd w:id="133"/>
      <w:r>
        <w:lastRenderedPageBreak/>
        <w:t>Indikatívny zoznam príloh</w:t>
      </w:r>
    </w:p>
    <w:p w14:paraId="07326F2B" w14:textId="77777777" w:rsidR="009417BE" w:rsidRDefault="009417BE">
      <w:pPr>
        <w:widowControl w:val="0"/>
      </w:pPr>
    </w:p>
    <w:p w14:paraId="34DF6DD5" w14:textId="77777777" w:rsidR="009417BE" w:rsidRDefault="00000000">
      <w:r>
        <w:t>Dátové prílohy</w:t>
      </w:r>
    </w:p>
    <w:p w14:paraId="7A855A78" w14:textId="77777777" w:rsidR="009417BE" w:rsidRDefault="00000000">
      <w:pPr>
        <w:widowControl w:val="0"/>
      </w:pPr>
      <w:r>
        <w:t>SWOT analýza</w:t>
      </w:r>
    </w:p>
    <w:p w14:paraId="68ECA27B" w14:textId="77777777" w:rsidR="009417BE" w:rsidRDefault="00000000">
      <w:r>
        <w:t>Prognózy</w:t>
      </w:r>
    </w:p>
    <w:p w14:paraId="5922304F" w14:textId="77777777" w:rsidR="009417BE" w:rsidRDefault="00000000">
      <w:r>
        <w:t>Tabuľky prepojení medzi jednotlivými témami</w:t>
      </w:r>
    </w:p>
    <w:p w14:paraId="0FA4288F" w14:textId="77777777" w:rsidR="009417BE" w:rsidRDefault="00000000">
      <w:r>
        <w:t>Prepojenia na existujúce stratégie</w:t>
      </w:r>
    </w:p>
    <w:p w14:paraId="27B4B1F8" w14:textId="77777777" w:rsidR="009417BE" w:rsidRDefault="00000000">
      <w:r>
        <w:t>Prepojenie na stabilizačný rámec</w:t>
      </w:r>
    </w:p>
    <w:p w14:paraId="5A1C3D86" w14:textId="77777777" w:rsidR="009417BE" w:rsidRDefault="00000000">
      <w:r>
        <w:t>Metodika merania pokroku</w:t>
      </w:r>
    </w:p>
    <w:p w14:paraId="087133FF" w14:textId="77777777" w:rsidR="009417BE" w:rsidRDefault="00000000">
      <w:pPr>
        <w:widowControl w:val="0"/>
      </w:pPr>
      <w:r>
        <w:t xml:space="preserve">Metodika prípravy vízie a participácia </w:t>
      </w:r>
    </w:p>
    <w:p w14:paraId="79E469D7" w14:textId="77777777" w:rsidR="009417BE" w:rsidRDefault="00000000">
      <w:r>
        <w:t>Zoznam skratiek</w:t>
      </w:r>
    </w:p>
    <w:p w14:paraId="4ABD63C0" w14:textId="77777777" w:rsidR="009417BE" w:rsidRDefault="00000000">
      <w:r>
        <w:t>Zoznam tabuliek a grafov</w:t>
      </w:r>
    </w:p>
    <w:p w14:paraId="5EA8A653" w14:textId="77777777" w:rsidR="009417BE" w:rsidRDefault="009417BE"/>
    <w:p w14:paraId="0701955F" w14:textId="77777777" w:rsidR="009417BE" w:rsidRDefault="00000000">
      <w:pPr>
        <w:pStyle w:val="Nadpis1"/>
      </w:pPr>
      <w:bookmarkStart w:id="134" w:name="_skham6du0c2z" w:colFirst="0" w:colLast="0"/>
      <w:bookmarkEnd w:id="134"/>
      <w:r>
        <w:br w:type="page"/>
      </w:r>
    </w:p>
    <w:p w14:paraId="62CC2178" w14:textId="77777777" w:rsidR="009417BE" w:rsidRDefault="00000000">
      <w:pPr>
        <w:pStyle w:val="Nadpis1"/>
      </w:pPr>
      <w:bookmarkStart w:id="135" w:name="_5272iedm3683" w:colFirst="0" w:colLast="0"/>
      <w:bookmarkEnd w:id="135"/>
      <w:r>
        <w:lastRenderedPageBreak/>
        <w:t>Zdroje</w:t>
      </w:r>
    </w:p>
    <w:p w14:paraId="4C2CEF21" w14:textId="77777777" w:rsidR="009417BE" w:rsidRDefault="00000000">
      <w:pPr>
        <w:spacing w:line="240" w:lineRule="auto"/>
        <w:rPr>
          <w:sz w:val="20"/>
          <w:szCs w:val="20"/>
        </w:rPr>
      </w:pPr>
      <w:bookmarkStart w:id="136" w:name="kix.mxot2tyua4uw" w:colFirst="0" w:colLast="0"/>
      <w:bookmarkEnd w:id="136"/>
      <w:r>
        <w:rPr>
          <w:sz w:val="20"/>
          <w:szCs w:val="20"/>
        </w:rPr>
        <w:t xml:space="preserve">1.  OECD. “Measuring Well-Being and Progress.” Accessed March 30, 2026. OECD. </w:t>
      </w:r>
    </w:p>
    <w:p w14:paraId="72DEAC76" w14:textId="77777777" w:rsidR="009417BE" w:rsidRDefault="00000000">
      <w:pPr>
        <w:spacing w:line="240" w:lineRule="auto"/>
        <w:rPr>
          <w:sz w:val="20"/>
          <w:szCs w:val="20"/>
        </w:rPr>
      </w:pPr>
      <w:bookmarkStart w:id="137" w:name="kix.8ijxq6i9gr9z" w:colFirst="0" w:colLast="0"/>
      <w:bookmarkEnd w:id="137"/>
      <w:r>
        <w:rPr>
          <w:sz w:val="20"/>
          <w:szCs w:val="20"/>
        </w:rPr>
        <w:t>2.  Štatistický úrad SR (2025): Výdavky súkromných domácností v SR za rok 2024 (Výstupy zo zisťovania Rodinné účty 2024).</w:t>
      </w:r>
    </w:p>
    <w:p w14:paraId="638B2526" w14:textId="77777777" w:rsidR="009417BE" w:rsidRDefault="00000000">
      <w:pPr>
        <w:spacing w:line="240" w:lineRule="auto"/>
        <w:rPr>
          <w:sz w:val="20"/>
          <w:szCs w:val="20"/>
        </w:rPr>
      </w:pPr>
      <w:bookmarkStart w:id="138" w:name="kix.fqj0plyvq3k" w:colFirst="0" w:colLast="0"/>
      <w:bookmarkEnd w:id="138"/>
      <w:r>
        <w:rPr>
          <w:sz w:val="20"/>
          <w:szCs w:val="20"/>
        </w:rPr>
        <w:t xml:space="preserve">3.  Eurostat (2026): Persons at risk of poverty or social exclusion  [dataset]. Luxemburg: Eurostat. Dostupné na: </w:t>
      </w:r>
      <w:hyperlink r:id="rId17">
        <w:r>
          <w:rPr>
            <w:sz w:val="20"/>
            <w:szCs w:val="20"/>
          </w:rPr>
          <w:t>https://ec.europa.eu/eurostat/data/database</w:t>
        </w:r>
      </w:hyperlink>
      <w:r>
        <w:rPr>
          <w:sz w:val="20"/>
          <w:szCs w:val="20"/>
        </w:rPr>
        <w:t xml:space="preserve"> (Prístup 30.marec 2026)</w:t>
      </w:r>
    </w:p>
    <w:p w14:paraId="6C1D0D6D" w14:textId="77777777" w:rsidR="009417BE" w:rsidRDefault="00000000">
      <w:pPr>
        <w:spacing w:line="240" w:lineRule="auto"/>
        <w:rPr>
          <w:sz w:val="20"/>
          <w:szCs w:val="20"/>
        </w:rPr>
      </w:pPr>
      <w:bookmarkStart w:id="139" w:name="kix.lrjwpfo9shzt" w:colFirst="0" w:colLast="0"/>
      <w:bookmarkEnd w:id="139"/>
      <w:r>
        <w:rPr>
          <w:sz w:val="20"/>
          <w:szCs w:val="20"/>
        </w:rPr>
        <w:t>4.  Eurostat (2026): In-work at-risk-of-poverty rate by educational attainment level [dataset. Luxemburg: Eurostat. Dostupné na:</w:t>
      </w:r>
      <w:hyperlink r:id="rId18">
        <w:r>
          <w:rPr>
            <w:sz w:val="20"/>
            <w:szCs w:val="20"/>
          </w:rPr>
          <w:t>https://ec.europa.eu/eurostat/databrowser/product/view/ilc_iw04?category=livcon.ilc.ilc_ip.ilc_iw</w:t>
        </w:r>
      </w:hyperlink>
      <w:r>
        <w:rPr>
          <w:sz w:val="20"/>
          <w:szCs w:val="20"/>
        </w:rPr>
        <w:t xml:space="preserve"> (Prístup 30.marec 2026).</w:t>
      </w:r>
    </w:p>
    <w:p w14:paraId="3198FAA5" w14:textId="77777777" w:rsidR="009417BE" w:rsidRDefault="00000000">
      <w:pPr>
        <w:spacing w:line="240" w:lineRule="auto"/>
        <w:rPr>
          <w:sz w:val="20"/>
          <w:szCs w:val="20"/>
        </w:rPr>
      </w:pPr>
      <w:bookmarkStart w:id="140" w:name="kix.54w9v0zhlpux" w:colFirst="0" w:colLast="0"/>
      <w:bookmarkEnd w:id="140"/>
      <w:r>
        <w:rPr>
          <w:sz w:val="20"/>
          <w:szCs w:val="20"/>
        </w:rPr>
        <w:t xml:space="preserve">5.  Štatistický úrad SR (2025) </w:t>
      </w:r>
      <w:r>
        <w:rPr>
          <w:i/>
          <w:iCs/>
          <w:sz w:val="20"/>
          <w:szCs w:val="20"/>
        </w:rPr>
        <w:t>Spotrebiteľský barometer</w:t>
      </w:r>
      <w:r>
        <w:rPr>
          <w:sz w:val="20"/>
          <w:szCs w:val="20"/>
        </w:rPr>
        <w:t>. Bratislava: Štatistický úrad Slovenskej republiky. Dostupné na:</w:t>
      </w:r>
      <w:hyperlink r:id="rId19">
        <w:r>
          <w:rPr>
            <w:sz w:val="20"/>
            <w:szCs w:val="20"/>
          </w:rPr>
          <w:t xml:space="preserve"> </w:t>
        </w:r>
      </w:hyperlink>
      <w:hyperlink r:id="rId20">
        <w:r>
          <w:rPr>
            <w:color w:val="1155CC"/>
            <w:sz w:val="20"/>
            <w:szCs w:val="20"/>
            <w:u w:val="single"/>
          </w:rPr>
          <w:t>https://zber.statistics.sk/sk/zisťovanie-spotrebiteľský-barometer</w:t>
        </w:r>
      </w:hyperlink>
      <w:r>
        <w:rPr>
          <w:sz w:val="20"/>
          <w:szCs w:val="20"/>
        </w:rPr>
        <w:t xml:space="preserve"> (Prístup: 31. marca 2026).</w:t>
      </w:r>
    </w:p>
    <w:p w14:paraId="54D46315" w14:textId="77777777" w:rsidR="009417BE" w:rsidRDefault="00000000">
      <w:pPr>
        <w:spacing w:line="240" w:lineRule="auto"/>
        <w:rPr>
          <w:sz w:val="20"/>
          <w:szCs w:val="20"/>
        </w:rPr>
      </w:pPr>
      <w:bookmarkStart w:id="141" w:name="kix.hzcjpelktagx" w:colFirst="0" w:colLast="0"/>
      <w:bookmarkEnd w:id="141"/>
      <w:r>
        <w:rPr>
          <w:sz w:val="20"/>
          <w:szCs w:val="20"/>
        </w:rPr>
        <w:t xml:space="preserve">6.  Eurostat (2026): Persons at risk of poverty or social exclusion by NUTS 2 region [dataset]. Luxemburg: Eurostat. Dostupné na:  </w:t>
      </w:r>
      <w:hyperlink r:id="rId21">
        <w:r>
          <w:rPr>
            <w:sz w:val="20"/>
            <w:szCs w:val="20"/>
          </w:rPr>
          <w:t>https://ec.europa.eu/eurostat/databrowser/product/view/ilc_peps11n?category=livcon.ilc.ilc_pe.ilc_pep</w:t>
        </w:r>
      </w:hyperlink>
      <w:r>
        <w:rPr>
          <w:sz w:val="20"/>
          <w:szCs w:val="20"/>
        </w:rPr>
        <w:t>s (Prístup 30.marec 2026)</w:t>
      </w:r>
    </w:p>
    <w:p w14:paraId="72E9FFFB" w14:textId="77777777" w:rsidR="009417BE" w:rsidRDefault="00000000">
      <w:pPr>
        <w:spacing w:line="240" w:lineRule="auto"/>
        <w:rPr>
          <w:sz w:val="20"/>
          <w:szCs w:val="20"/>
        </w:rPr>
      </w:pPr>
      <w:bookmarkStart w:id="142" w:name="kix.c09icogylyvp" w:colFirst="0" w:colLast="0"/>
      <w:bookmarkEnd w:id="142"/>
      <w:r>
        <w:rPr>
          <w:sz w:val="20"/>
          <w:szCs w:val="20"/>
        </w:rPr>
        <w:t xml:space="preserve">7.  </w:t>
      </w:r>
      <w:r>
        <w:rPr>
          <w:b/>
          <w:bCs/>
          <w:sz w:val="20"/>
          <w:szCs w:val="20"/>
        </w:rPr>
        <w:t>Výbošťok, J., &amp; Paur, D. (2025).</w:t>
      </w:r>
      <w:r>
        <w:rPr>
          <w:sz w:val="20"/>
          <w:szCs w:val="20"/>
        </w:rPr>
        <w:t xml:space="preserve"> Housing in Slovakia: COVID-19 pandemics impacts on regions, affordability and residential development, </w:t>
      </w:r>
      <w:r>
        <w:rPr>
          <w:i/>
          <w:iCs/>
          <w:sz w:val="20"/>
          <w:szCs w:val="20"/>
        </w:rPr>
        <w:t>Regional Studies, Regional Science</w:t>
      </w:r>
      <w:r>
        <w:rPr>
          <w:sz w:val="20"/>
          <w:szCs w:val="20"/>
        </w:rPr>
        <w:t>, 12, 1, 909-923. Dostupné na https://doi.org/10.1080/21681376.2025.2572482</w:t>
      </w:r>
    </w:p>
    <w:p w14:paraId="160E3AD8" w14:textId="77777777" w:rsidR="009417BE" w:rsidRDefault="00000000">
      <w:pPr>
        <w:spacing w:line="240" w:lineRule="auto"/>
        <w:rPr>
          <w:sz w:val="20"/>
          <w:szCs w:val="20"/>
        </w:rPr>
      </w:pPr>
      <w:bookmarkStart w:id="143" w:name="kix.gnqsk0xvidsa" w:colFirst="0" w:colLast="0"/>
      <w:bookmarkEnd w:id="143"/>
      <w:r>
        <w:rPr>
          <w:sz w:val="20"/>
          <w:szCs w:val="20"/>
        </w:rPr>
        <w:t xml:space="preserve">8.  </w:t>
      </w:r>
      <w:r>
        <w:rPr>
          <w:b/>
          <w:bCs/>
          <w:sz w:val="20"/>
          <w:szCs w:val="20"/>
        </w:rPr>
        <w:t>Gromóczki, A. (2025)</w:t>
      </w:r>
      <w:r>
        <w:rPr>
          <w:sz w:val="20"/>
          <w:szCs w:val="20"/>
        </w:rPr>
        <w:t xml:space="preserve">. </w:t>
      </w:r>
      <w:r>
        <w:rPr>
          <w:i/>
          <w:iCs/>
          <w:sz w:val="20"/>
          <w:szCs w:val="20"/>
        </w:rPr>
        <w:t>Ako vyriešiť bytovú krízu na Slovensku</w:t>
      </w:r>
      <w:r>
        <w:rPr>
          <w:sz w:val="20"/>
          <w:szCs w:val="20"/>
        </w:rPr>
        <w:t>? Inštitút Martina Filka. Dostupné na https://institutmf.sk/ako-vyriesit-bytovu-krizu-na-slovensku/</w:t>
      </w:r>
    </w:p>
    <w:p w14:paraId="3AF43148" w14:textId="77777777" w:rsidR="009417BE" w:rsidRDefault="00000000">
      <w:pPr>
        <w:spacing w:line="240" w:lineRule="auto"/>
        <w:rPr>
          <w:sz w:val="20"/>
          <w:szCs w:val="20"/>
        </w:rPr>
      </w:pPr>
      <w:bookmarkStart w:id="144" w:name="kix.kkemw438adkj" w:colFirst="0" w:colLast="0"/>
      <w:bookmarkEnd w:id="144"/>
      <w:r>
        <w:rPr>
          <w:sz w:val="20"/>
          <w:szCs w:val="20"/>
        </w:rPr>
        <w:t xml:space="preserve">9.  </w:t>
      </w:r>
      <w:r>
        <w:rPr>
          <w:b/>
          <w:bCs/>
          <w:sz w:val="20"/>
          <w:szCs w:val="20"/>
        </w:rPr>
        <w:t>Linhart, M., Hána, P., Leško, J., Machula, L., &amp; Marek, D. (2024)</w:t>
      </w:r>
      <w:r>
        <w:rPr>
          <w:sz w:val="20"/>
          <w:szCs w:val="20"/>
        </w:rPr>
        <w:t>. Property Index Overview of European Residential Markets. Deloitte. Dostupné na: https://tinyurl.com/deloitte-index2024 (Prístup: 30. marca 2026).</w:t>
      </w:r>
    </w:p>
    <w:p w14:paraId="45137591" w14:textId="77777777" w:rsidR="009417BE" w:rsidRDefault="00000000">
      <w:pPr>
        <w:spacing w:line="240" w:lineRule="auto"/>
        <w:rPr>
          <w:i/>
          <w:iCs/>
          <w:sz w:val="20"/>
          <w:szCs w:val="20"/>
        </w:rPr>
      </w:pPr>
      <w:bookmarkStart w:id="145" w:name="kix.kvap2eeevtsy" w:colFirst="0" w:colLast="0"/>
      <w:bookmarkEnd w:id="145"/>
      <w:r>
        <w:rPr>
          <w:sz w:val="20"/>
          <w:szCs w:val="20"/>
        </w:rPr>
        <w:t xml:space="preserve">10.  </w:t>
      </w:r>
      <w:r>
        <w:rPr>
          <w:b/>
          <w:bCs/>
          <w:sz w:val="20"/>
          <w:szCs w:val="20"/>
        </w:rPr>
        <w:t>Eurostat (2026).</w:t>
      </w:r>
      <w:r>
        <w:rPr>
          <w:sz w:val="20"/>
          <w:szCs w:val="20"/>
        </w:rPr>
        <w:t xml:space="preserve"> </w:t>
      </w:r>
      <w:r>
        <w:rPr>
          <w:i/>
          <w:iCs/>
          <w:sz w:val="20"/>
          <w:szCs w:val="20"/>
        </w:rPr>
        <w:t>Distribution of population by tenure status, type of household and income group</w:t>
      </w:r>
    </w:p>
    <w:p w14:paraId="1692106C" w14:textId="77777777" w:rsidR="009417BE" w:rsidRDefault="00000000">
      <w:pPr>
        <w:spacing w:line="240" w:lineRule="auto"/>
        <w:rPr>
          <w:sz w:val="20"/>
          <w:szCs w:val="20"/>
        </w:rPr>
      </w:pPr>
      <w:bookmarkStart w:id="146" w:name="kix.4lpydofscicm" w:colFirst="0" w:colLast="0"/>
      <w:bookmarkEnd w:id="146"/>
      <w:r>
        <w:rPr>
          <w:sz w:val="20"/>
          <w:szCs w:val="20"/>
        </w:rPr>
        <w:t>11.  Dostupné dáta sú za 16 krajín OECD</w:t>
      </w:r>
    </w:p>
    <w:p w14:paraId="7C8CC36A" w14:textId="77777777" w:rsidR="009417BE" w:rsidRDefault="00000000">
      <w:pPr>
        <w:spacing w:line="240" w:lineRule="auto"/>
        <w:rPr>
          <w:sz w:val="20"/>
          <w:szCs w:val="20"/>
        </w:rPr>
      </w:pPr>
      <w:bookmarkStart w:id="147" w:name="kix.m02cwsfoy6h6" w:colFirst="0" w:colLast="0"/>
      <w:bookmarkEnd w:id="147"/>
      <w:r>
        <w:rPr>
          <w:sz w:val="20"/>
          <w:szCs w:val="20"/>
        </w:rPr>
        <w:t xml:space="preserve">12.  </w:t>
      </w:r>
      <w:r>
        <w:rPr>
          <w:b/>
          <w:bCs/>
          <w:sz w:val="20"/>
          <w:szCs w:val="20"/>
        </w:rPr>
        <w:t xml:space="preserve">OECD (2026). </w:t>
      </w:r>
      <w:r>
        <w:rPr>
          <w:i/>
          <w:iCs/>
          <w:sz w:val="20"/>
          <w:szCs w:val="20"/>
        </w:rPr>
        <w:t>Affordable Housing Database</w:t>
      </w:r>
      <w:r>
        <w:rPr>
          <w:sz w:val="20"/>
          <w:szCs w:val="20"/>
        </w:rPr>
        <w:t>, PH4.1 Public spending on support to social rental housing as % of GDP (Prístup: 30. marca 2026).</w:t>
      </w:r>
    </w:p>
    <w:p w14:paraId="3F31C4F3" w14:textId="77777777" w:rsidR="009417BE" w:rsidRDefault="00000000">
      <w:pPr>
        <w:spacing w:line="240" w:lineRule="auto"/>
        <w:rPr>
          <w:sz w:val="20"/>
          <w:szCs w:val="20"/>
        </w:rPr>
      </w:pPr>
      <w:bookmarkStart w:id="148" w:name="kix.nio8odrr22u" w:colFirst="0" w:colLast="0"/>
      <w:bookmarkEnd w:id="148"/>
      <w:r>
        <w:rPr>
          <w:sz w:val="20"/>
          <w:szCs w:val="20"/>
        </w:rPr>
        <w:t xml:space="preserve">13.  </w:t>
      </w:r>
      <w:r>
        <w:rPr>
          <w:b/>
          <w:bCs/>
          <w:sz w:val="20"/>
          <w:szCs w:val="20"/>
        </w:rPr>
        <w:t>Eurostat (2026).</w:t>
      </w:r>
      <w:r>
        <w:rPr>
          <w:sz w:val="20"/>
          <w:szCs w:val="20"/>
        </w:rPr>
        <w:t xml:space="preserve"> </w:t>
      </w:r>
      <w:r>
        <w:rPr>
          <w:i/>
          <w:iCs/>
          <w:sz w:val="20"/>
          <w:szCs w:val="20"/>
        </w:rPr>
        <w:t>Persons living with their parents or contributing/benefiting from the household income (population aged 18 to 34 years)</w:t>
      </w:r>
      <w:r>
        <w:rPr>
          <w:sz w:val="20"/>
          <w:szCs w:val="20"/>
        </w:rPr>
        <w:t xml:space="preserve"> [dataset]. Luxemburg: Eurostat. Dostupné na:</w:t>
      </w:r>
      <w:hyperlink r:id="rId22">
        <w:r>
          <w:rPr>
            <w:sz w:val="20"/>
            <w:szCs w:val="20"/>
          </w:rPr>
          <w:t xml:space="preserve"> </w:t>
        </w:r>
      </w:hyperlink>
      <w:hyperlink r:id="rId23">
        <w:r>
          <w:rPr>
            <w:color w:val="1155CC"/>
            <w:sz w:val="20"/>
            <w:szCs w:val="20"/>
            <w:u w:val="single"/>
          </w:rPr>
          <w:t>https://doi.org/10.2908/ILC_LVPS08</w:t>
        </w:r>
      </w:hyperlink>
      <w:hyperlink r:id="rId24">
        <w:r>
          <w:rPr>
            <w:sz w:val="20"/>
            <w:szCs w:val="20"/>
          </w:rPr>
          <w:t xml:space="preserve"> </w:t>
        </w:r>
      </w:hyperlink>
      <w:r>
        <w:rPr>
          <w:sz w:val="20"/>
          <w:szCs w:val="20"/>
        </w:rPr>
        <w:t>(Prístup: 30. marca 2026).</w:t>
      </w:r>
    </w:p>
    <w:p w14:paraId="735D7976" w14:textId="77777777" w:rsidR="009417BE" w:rsidRDefault="00000000">
      <w:pPr>
        <w:spacing w:line="240" w:lineRule="auto"/>
        <w:rPr>
          <w:sz w:val="20"/>
          <w:szCs w:val="20"/>
        </w:rPr>
      </w:pPr>
      <w:bookmarkStart w:id="149" w:name="kix.cvv3c8ftxnol" w:colFirst="0" w:colLast="0"/>
      <w:bookmarkEnd w:id="149"/>
      <w:r>
        <w:rPr>
          <w:sz w:val="20"/>
          <w:szCs w:val="20"/>
        </w:rPr>
        <w:t xml:space="preserve">14.  </w:t>
      </w:r>
      <w:r>
        <w:rPr>
          <w:b/>
          <w:bCs/>
          <w:sz w:val="20"/>
          <w:szCs w:val="20"/>
        </w:rPr>
        <w:t>Eurostat (2026).</w:t>
      </w:r>
      <w:r>
        <w:rPr>
          <w:sz w:val="20"/>
          <w:szCs w:val="20"/>
        </w:rPr>
        <w:t xml:space="preserve"> </w:t>
      </w:r>
      <w:r>
        <w:rPr>
          <w:i/>
          <w:iCs/>
          <w:sz w:val="20"/>
          <w:szCs w:val="20"/>
        </w:rPr>
        <w:t>House price index (2015 = 100) - annual data</w:t>
      </w:r>
      <w:r>
        <w:rPr>
          <w:sz w:val="20"/>
          <w:szCs w:val="20"/>
        </w:rPr>
        <w:t xml:space="preserve"> [dataset]. Luxemburg: Eurostat. Dostupné na:</w:t>
      </w:r>
      <w:hyperlink r:id="rId25">
        <w:r>
          <w:rPr>
            <w:sz w:val="20"/>
            <w:szCs w:val="20"/>
          </w:rPr>
          <w:t xml:space="preserve"> </w:t>
        </w:r>
      </w:hyperlink>
      <w:hyperlink r:id="rId26">
        <w:r>
          <w:rPr>
            <w:color w:val="1155CC"/>
            <w:sz w:val="20"/>
            <w:szCs w:val="20"/>
            <w:u w:val="single"/>
          </w:rPr>
          <w:t>https://doi.org/10.2908/PRC_HPI_A</w:t>
        </w:r>
      </w:hyperlink>
      <w:hyperlink r:id="rId27">
        <w:r>
          <w:rPr>
            <w:sz w:val="20"/>
            <w:szCs w:val="20"/>
          </w:rPr>
          <w:t xml:space="preserve"> </w:t>
        </w:r>
      </w:hyperlink>
      <w:r>
        <w:rPr>
          <w:sz w:val="20"/>
          <w:szCs w:val="20"/>
        </w:rPr>
        <w:t>(Prístup: 30. marca 2026).</w:t>
      </w:r>
    </w:p>
    <w:p w14:paraId="6409A63E" w14:textId="77777777" w:rsidR="009417BE" w:rsidRDefault="00000000">
      <w:pPr>
        <w:spacing w:line="240" w:lineRule="auto"/>
        <w:rPr>
          <w:sz w:val="20"/>
          <w:szCs w:val="20"/>
        </w:rPr>
      </w:pPr>
      <w:bookmarkStart w:id="150" w:name="kix.pfdc4a9pl4r1" w:colFirst="0" w:colLast="0"/>
      <w:bookmarkEnd w:id="150"/>
      <w:r>
        <w:rPr>
          <w:sz w:val="20"/>
          <w:szCs w:val="20"/>
        </w:rPr>
        <w:t xml:space="preserve">15.  </w:t>
      </w:r>
      <w:r>
        <w:rPr>
          <w:b/>
          <w:bCs/>
          <w:sz w:val="20"/>
          <w:szCs w:val="20"/>
        </w:rPr>
        <w:t>Eurostat (2026).</w:t>
      </w:r>
      <w:r>
        <w:rPr>
          <w:sz w:val="20"/>
          <w:szCs w:val="20"/>
        </w:rPr>
        <w:t xml:space="preserve"> </w:t>
      </w:r>
      <w:r>
        <w:rPr>
          <w:i/>
          <w:iCs/>
          <w:sz w:val="20"/>
          <w:szCs w:val="20"/>
        </w:rPr>
        <w:t>Housing cost overburden rate by age, sex and poverty status</w:t>
      </w:r>
      <w:r>
        <w:rPr>
          <w:sz w:val="20"/>
          <w:szCs w:val="20"/>
        </w:rPr>
        <w:t xml:space="preserve"> [dataset]. Luxemburg: Eurostat. Dostupné na:</w:t>
      </w:r>
      <w:hyperlink r:id="rId28">
        <w:r>
          <w:rPr>
            <w:sz w:val="20"/>
            <w:szCs w:val="20"/>
          </w:rPr>
          <w:t xml:space="preserve"> </w:t>
        </w:r>
      </w:hyperlink>
      <w:hyperlink r:id="rId29">
        <w:r>
          <w:rPr>
            <w:color w:val="1155CC"/>
            <w:sz w:val="20"/>
            <w:szCs w:val="20"/>
            <w:u w:val="single"/>
          </w:rPr>
          <w:t>https://doi.org/10.2908/ILC_LVHO07A</w:t>
        </w:r>
      </w:hyperlink>
      <w:hyperlink r:id="rId30">
        <w:r>
          <w:rPr>
            <w:sz w:val="20"/>
            <w:szCs w:val="20"/>
          </w:rPr>
          <w:t xml:space="preserve"> </w:t>
        </w:r>
      </w:hyperlink>
      <w:r>
        <w:rPr>
          <w:sz w:val="20"/>
          <w:szCs w:val="20"/>
        </w:rPr>
        <w:t>(Prístup: 30. marca 2026).</w:t>
      </w:r>
    </w:p>
    <w:p w14:paraId="613B7475" w14:textId="77777777" w:rsidR="009417BE" w:rsidRDefault="00000000">
      <w:pPr>
        <w:spacing w:line="240" w:lineRule="auto"/>
        <w:rPr>
          <w:sz w:val="20"/>
          <w:szCs w:val="20"/>
        </w:rPr>
      </w:pPr>
      <w:bookmarkStart w:id="151" w:name="kix.u5uw39rthbm3" w:colFirst="0" w:colLast="0"/>
      <w:bookmarkEnd w:id="151"/>
      <w:r>
        <w:rPr>
          <w:sz w:val="20"/>
          <w:szCs w:val="20"/>
        </w:rPr>
        <w:t xml:space="preserve">16.  </w:t>
      </w:r>
      <w:r>
        <w:rPr>
          <w:b/>
          <w:bCs/>
          <w:sz w:val="20"/>
          <w:szCs w:val="20"/>
        </w:rPr>
        <w:t>Eurostat (2026)</w:t>
      </w:r>
      <w:r>
        <w:rPr>
          <w:sz w:val="20"/>
          <w:szCs w:val="20"/>
        </w:rPr>
        <w:t>. Overcrowding rate by age, sex and poverty status - total population [dataset]. Luxemburg: Eurostat. Dostupné na: https://doi.org/10.2908/ILC_LVHO05A (Prístup: 30. marca 2026).</w:t>
      </w:r>
    </w:p>
    <w:p w14:paraId="40EFA7D6" w14:textId="77777777" w:rsidR="009417BE" w:rsidRDefault="00000000">
      <w:pPr>
        <w:spacing w:line="240" w:lineRule="auto"/>
        <w:rPr>
          <w:sz w:val="20"/>
          <w:szCs w:val="20"/>
        </w:rPr>
      </w:pPr>
      <w:bookmarkStart w:id="152" w:name="kix.rgqv64otbkw5" w:colFirst="0" w:colLast="0"/>
      <w:bookmarkEnd w:id="152"/>
      <w:r>
        <w:rPr>
          <w:sz w:val="20"/>
          <w:szCs w:val="20"/>
        </w:rPr>
        <w:t xml:space="preserve">17.  </w:t>
      </w:r>
      <w:r>
        <w:rPr>
          <w:b/>
          <w:bCs/>
          <w:sz w:val="20"/>
          <w:szCs w:val="20"/>
        </w:rPr>
        <w:t>Eurostat (2026)</w:t>
      </w:r>
      <w:r>
        <w:rPr>
          <w:sz w:val="20"/>
          <w:szCs w:val="20"/>
        </w:rPr>
        <w:t>. Residential construction - annual data, % of GDP [dataset]. Luxemburg: Eurostat. Dostupné na: https://doi.org/10.2908/TIPSNA50 (Prístup: 30. marca 2026).</w:t>
      </w:r>
    </w:p>
    <w:p w14:paraId="450695D5" w14:textId="77777777" w:rsidR="009417BE" w:rsidRDefault="00000000">
      <w:pPr>
        <w:spacing w:line="240" w:lineRule="auto"/>
        <w:rPr>
          <w:sz w:val="20"/>
          <w:szCs w:val="20"/>
        </w:rPr>
      </w:pPr>
      <w:bookmarkStart w:id="153" w:name="kix.zdfhy39lvwrs" w:colFirst="0" w:colLast="0"/>
      <w:bookmarkEnd w:id="153"/>
      <w:r>
        <w:rPr>
          <w:sz w:val="20"/>
          <w:szCs w:val="20"/>
        </w:rPr>
        <w:t xml:space="preserve">18.  </w:t>
      </w:r>
      <w:r>
        <w:rPr>
          <w:b/>
          <w:bCs/>
          <w:sz w:val="20"/>
          <w:szCs w:val="20"/>
        </w:rPr>
        <w:t>Šveda, M., Výbošťok, J., &amp; Gurňák, D. (2024)</w:t>
      </w:r>
      <w:r>
        <w:rPr>
          <w:sz w:val="20"/>
          <w:szCs w:val="20"/>
        </w:rPr>
        <w:t xml:space="preserve">. </w:t>
      </w:r>
      <w:r>
        <w:rPr>
          <w:i/>
          <w:iCs/>
          <w:sz w:val="20"/>
          <w:szCs w:val="20"/>
        </w:rPr>
        <w:t>Cesta (z) mesta: Atlas suburbanizácie Bratislavy</w:t>
      </w:r>
      <w:r>
        <w:rPr>
          <w:sz w:val="20"/>
          <w:szCs w:val="20"/>
        </w:rPr>
        <w:t>. Bratislava (N Press, s.r.o).</w:t>
      </w:r>
    </w:p>
    <w:p w14:paraId="28AEE519" w14:textId="77777777" w:rsidR="009417BE" w:rsidRDefault="00000000">
      <w:pPr>
        <w:spacing w:line="240" w:lineRule="auto"/>
        <w:rPr>
          <w:sz w:val="20"/>
          <w:szCs w:val="20"/>
        </w:rPr>
      </w:pPr>
      <w:bookmarkStart w:id="154" w:name="kix.35j7d3z1krn0" w:colFirst="0" w:colLast="0"/>
      <w:bookmarkEnd w:id="154"/>
      <w:r>
        <w:rPr>
          <w:sz w:val="20"/>
          <w:szCs w:val="20"/>
        </w:rPr>
        <w:t xml:space="preserve">19.  </w:t>
      </w:r>
      <w:r>
        <w:rPr>
          <w:b/>
          <w:bCs/>
          <w:sz w:val="20"/>
          <w:szCs w:val="20"/>
        </w:rPr>
        <w:t>Želinský, T., Hudec, O., Mojsejová, A., &amp; Hricová, S. (2021).</w:t>
      </w:r>
      <w:r>
        <w:rPr>
          <w:sz w:val="20"/>
          <w:szCs w:val="20"/>
        </w:rPr>
        <w:t xml:space="preserve"> The effects of population density on subjective well-being: A case-study of Slovakia, </w:t>
      </w:r>
      <w:r>
        <w:rPr>
          <w:i/>
          <w:iCs/>
          <w:sz w:val="20"/>
          <w:szCs w:val="20"/>
        </w:rPr>
        <w:t>Socio-Economic Planning Sciences</w:t>
      </w:r>
      <w:r>
        <w:rPr>
          <w:sz w:val="20"/>
          <w:szCs w:val="20"/>
        </w:rPr>
        <w:t>, 78, art. no. 101061. Dostupné na: https://doi.org/10.1016/j.seps.2021.101061 (Prístup: 30. marca 2026).</w:t>
      </w:r>
    </w:p>
    <w:p w14:paraId="5897A5F4" w14:textId="77777777" w:rsidR="009417BE" w:rsidRDefault="00000000">
      <w:pPr>
        <w:spacing w:line="240" w:lineRule="auto"/>
        <w:rPr>
          <w:sz w:val="20"/>
          <w:szCs w:val="20"/>
        </w:rPr>
      </w:pPr>
      <w:bookmarkStart w:id="155" w:name="kix.kfuxmlbxqke9" w:colFirst="0" w:colLast="0"/>
      <w:bookmarkEnd w:id="155"/>
      <w:r>
        <w:rPr>
          <w:sz w:val="20"/>
          <w:szCs w:val="20"/>
        </w:rPr>
        <w:t xml:space="preserve">20.  </w:t>
      </w:r>
      <w:r>
        <w:rPr>
          <w:b/>
          <w:bCs/>
          <w:sz w:val="20"/>
          <w:szCs w:val="20"/>
        </w:rPr>
        <w:t>Eurostat (2026).</w:t>
      </w:r>
      <w:r>
        <w:rPr>
          <w:sz w:val="20"/>
          <w:szCs w:val="20"/>
        </w:rPr>
        <w:t xml:space="preserve"> Severe housing deprivation rate by age, sex and poverty status [dataset]. Luxemburg: Eurostat. Dostupné na: </w:t>
      </w:r>
      <w:hyperlink r:id="rId31">
        <w:r>
          <w:rPr>
            <w:color w:val="1155CC"/>
            <w:sz w:val="20"/>
            <w:szCs w:val="20"/>
            <w:u w:val="single"/>
          </w:rPr>
          <w:t>https://doi.org/10.2908/ILC_MDHO06A</w:t>
        </w:r>
      </w:hyperlink>
      <w:r>
        <w:rPr>
          <w:sz w:val="20"/>
          <w:szCs w:val="20"/>
        </w:rPr>
        <w:t xml:space="preserve"> (Prístup: 30. marca 2026).</w:t>
      </w:r>
    </w:p>
    <w:p w14:paraId="4CC6727B" w14:textId="77777777" w:rsidR="009417BE" w:rsidRDefault="00000000">
      <w:pPr>
        <w:spacing w:line="240" w:lineRule="auto"/>
        <w:rPr>
          <w:sz w:val="20"/>
          <w:szCs w:val="20"/>
        </w:rPr>
      </w:pPr>
      <w:bookmarkStart w:id="156" w:name="kix.45el7ntm02n1" w:colFirst="0" w:colLast="0"/>
      <w:bookmarkEnd w:id="156"/>
      <w:r>
        <w:rPr>
          <w:sz w:val="20"/>
          <w:szCs w:val="20"/>
        </w:rPr>
        <w:t xml:space="preserve">21.  </w:t>
      </w:r>
      <w:r>
        <w:rPr>
          <w:b/>
          <w:bCs/>
          <w:sz w:val="20"/>
          <w:szCs w:val="20"/>
        </w:rPr>
        <w:t>Eurostat (2026).</w:t>
      </w:r>
      <w:r>
        <w:rPr>
          <w:sz w:val="20"/>
          <w:szCs w:val="20"/>
        </w:rPr>
        <w:t xml:space="preserve"> Pollution, grime or other environmental problems by degree of urbanisation [dataset]. Luxemburg: Eurostat. Dostupné na: </w:t>
      </w:r>
      <w:hyperlink r:id="rId32">
        <w:r>
          <w:rPr>
            <w:color w:val="1155CC"/>
            <w:sz w:val="20"/>
            <w:szCs w:val="20"/>
            <w:u w:val="single"/>
          </w:rPr>
          <w:t>https://doi.org/10.2908/ILC_MDDW05</w:t>
        </w:r>
      </w:hyperlink>
      <w:r>
        <w:rPr>
          <w:sz w:val="20"/>
          <w:szCs w:val="20"/>
        </w:rPr>
        <w:t xml:space="preserve"> (Prístup: 30. marca 2026).</w:t>
      </w:r>
    </w:p>
    <w:p w14:paraId="7422C7A6" w14:textId="77777777" w:rsidR="009417BE" w:rsidRDefault="00000000">
      <w:pPr>
        <w:spacing w:line="240" w:lineRule="auto"/>
        <w:rPr>
          <w:sz w:val="20"/>
          <w:szCs w:val="20"/>
        </w:rPr>
      </w:pPr>
      <w:bookmarkStart w:id="157" w:name="kix.pafnuihwrwqf" w:colFirst="0" w:colLast="0"/>
      <w:bookmarkEnd w:id="157"/>
      <w:r>
        <w:rPr>
          <w:sz w:val="20"/>
          <w:szCs w:val="20"/>
        </w:rPr>
        <w:t xml:space="preserve">22.  </w:t>
      </w:r>
      <w:r>
        <w:rPr>
          <w:b/>
          <w:bCs/>
          <w:sz w:val="20"/>
          <w:szCs w:val="20"/>
        </w:rPr>
        <w:t>Eurostat (2026).</w:t>
      </w:r>
      <w:r>
        <w:rPr>
          <w:sz w:val="20"/>
          <w:szCs w:val="20"/>
        </w:rPr>
        <w:t xml:space="preserve"> Noise from neighbours or from the street by degree of urbanisation [dataset]. Luxemburg: Eurostat. Dostupné na: https://doi.org/10.2908/ILC_MDDW04 (Prístup: 30. marca 2026).</w:t>
      </w:r>
    </w:p>
    <w:p w14:paraId="75522BE1" w14:textId="77777777" w:rsidR="009417BE" w:rsidRDefault="00000000">
      <w:pPr>
        <w:spacing w:line="240" w:lineRule="auto"/>
        <w:rPr>
          <w:sz w:val="20"/>
          <w:szCs w:val="20"/>
        </w:rPr>
      </w:pPr>
      <w:bookmarkStart w:id="158" w:name="kix.5nqz49gkyrgj" w:colFirst="0" w:colLast="0"/>
      <w:bookmarkEnd w:id="158"/>
      <w:r>
        <w:rPr>
          <w:sz w:val="20"/>
          <w:szCs w:val="20"/>
        </w:rPr>
        <w:t xml:space="preserve">23.  </w:t>
      </w:r>
      <w:r>
        <w:rPr>
          <w:b/>
          <w:bCs/>
          <w:sz w:val="20"/>
          <w:szCs w:val="20"/>
        </w:rPr>
        <w:t>Eurostat (2026).</w:t>
      </w:r>
      <w:r>
        <w:rPr>
          <w:sz w:val="20"/>
          <w:szCs w:val="20"/>
        </w:rPr>
        <w:t xml:space="preserve"> </w:t>
      </w:r>
      <w:r>
        <w:rPr>
          <w:i/>
          <w:iCs/>
          <w:sz w:val="20"/>
          <w:szCs w:val="20"/>
        </w:rPr>
        <w:t>Stredná dĺžka života podľa veku a pohlavia</w:t>
      </w:r>
      <w:r>
        <w:rPr>
          <w:sz w:val="20"/>
          <w:szCs w:val="20"/>
        </w:rPr>
        <w:t xml:space="preserve"> [dataset]. Luxemburg: Eurostat. Dostupné na:</w:t>
      </w:r>
      <w:hyperlink r:id="rId33">
        <w:r>
          <w:rPr>
            <w:sz w:val="20"/>
            <w:szCs w:val="20"/>
          </w:rPr>
          <w:t xml:space="preserve"> </w:t>
        </w:r>
      </w:hyperlink>
      <w:hyperlink r:id="rId34">
        <w:r>
          <w:rPr>
            <w:color w:val="1155CC"/>
            <w:sz w:val="20"/>
            <w:szCs w:val="20"/>
            <w:u w:val="single"/>
          </w:rPr>
          <w:t>https://doi.org/10.2908/DEMO_MLEXPEC</w:t>
        </w:r>
      </w:hyperlink>
      <w:r>
        <w:rPr>
          <w:sz w:val="20"/>
          <w:szCs w:val="20"/>
        </w:rPr>
        <w:t xml:space="preserve"> (Prístup: 29. marca 2026).</w:t>
      </w:r>
    </w:p>
    <w:p w14:paraId="6C6A4B40" w14:textId="77777777" w:rsidR="009417BE" w:rsidRDefault="00000000">
      <w:pPr>
        <w:spacing w:line="240" w:lineRule="auto"/>
        <w:rPr>
          <w:sz w:val="20"/>
          <w:szCs w:val="20"/>
        </w:rPr>
      </w:pPr>
      <w:bookmarkStart w:id="159" w:name="kix.7rhxnwbn5qe7" w:colFirst="0" w:colLast="0"/>
      <w:bookmarkEnd w:id="159"/>
      <w:r>
        <w:rPr>
          <w:sz w:val="20"/>
          <w:szCs w:val="20"/>
        </w:rPr>
        <w:lastRenderedPageBreak/>
        <w:t xml:space="preserve">24.  </w:t>
      </w:r>
      <w:r>
        <w:rPr>
          <w:b/>
          <w:bCs/>
          <w:sz w:val="20"/>
          <w:szCs w:val="20"/>
        </w:rPr>
        <w:t>Eurostat (2023).</w:t>
      </w:r>
      <w:r>
        <w:rPr>
          <w:sz w:val="20"/>
          <w:szCs w:val="20"/>
        </w:rPr>
        <w:t xml:space="preserve"> </w:t>
      </w:r>
      <w:r>
        <w:rPr>
          <w:i/>
          <w:iCs/>
          <w:sz w:val="20"/>
          <w:szCs w:val="20"/>
        </w:rPr>
        <w:t>Stredná dĺžka života podľa veku, pohlavia a úrovne dosiahnutého vzdelania</w:t>
      </w:r>
      <w:r>
        <w:rPr>
          <w:sz w:val="20"/>
          <w:szCs w:val="20"/>
        </w:rPr>
        <w:t xml:space="preserve"> [dataset]. Luxemburg: Eurostat. Dostupné na:</w:t>
      </w:r>
      <w:hyperlink r:id="rId35">
        <w:r>
          <w:rPr>
            <w:sz w:val="20"/>
            <w:szCs w:val="20"/>
          </w:rPr>
          <w:t xml:space="preserve"> </w:t>
        </w:r>
      </w:hyperlink>
      <w:hyperlink r:id="rId36">
        <w:r>
          <w:rPr>
            <w:color w:val="1155CC"/>
            <w:sz w:val="20"/>
            <w:szCs w:val="20"/>
            <w:u w:val="single"/>
          </w:rPr>
          <w:t>https://doi.org/10.2908/DEMO_MLEXPECEDU</w:t>
        </w:r>
      </w:hyperlink>
      <w:r>
        <w:rPr>
          <w:sz w:val="20"/>
          <w:szCs w:val="20"/>
        </w:rPr>
        <w:t xml:space="preserve"> (Prístup: 29. marca 2026).</w:t>
      </w:r>
    </w:p>
    <w:p w14:paraId="44D5C179" w14:textId="77777777" w:rsidR="009417BE" w:rsidRDefault="00000000">
      <w:pPr>
        <w:spacing w:line="240" w:lineRule="auto"/>
        <w:rPr>
          <w:sz w:val="20"/>
          <w:szCs w:val="20"/>
        </w:rPr>
      </w:pPr>
      <w:bookmarkStart w:id="160" w:name="kix.yhdks75pbly6" w:colFirst="0" w:colLast="0"/>
      <w:bookmarkEnd w:id="160"/>
      <w:r>
        <w:rPr>
          <w:sz w:val="20"/>
          <w:szCs w:val="20"/>
        </w:rPr>
        <w:t xml:space="preserve">25.  </w:t>
      </w:r>
      <w:r>
        <w:rPr>
          <w:b/>
          <w:bCs/>
          <w:sz w:val="20"/>
          <w:szCs w:val="20"/>
        </w:rPr>
        <w:t>Eurostat (2026).</w:t>
      </w:r>
      <w:r>
        <w:rPr>
          <w:sz w:val="20"/>
          <w:szCs w:val="20"/>
        </w:rPr>
        <w:t xml:space="preserve"> </w:t>
      </w:r>
      <w:r>
        <w:rPr>
          <w:i/>
          <w:iCs/>
          <w:sz w:val="20"/>
          <w:szCs w:val="20"/>
        </w:rPr>
        <w:t>Miera dojčenskej úmrtnosti</w:t>
      </w:r>
      <w:r>
        <w:rPr>
          <w:sz w:val="20"/>
          <w:szCs w:val="20"/>
        </w:rPr>
        <w:t xml:space="preserve"> [dataset]. Luxemburg: Eurostat. Dostupné na:</w:t>
      </w:r>
      <w:hyperlink r:id="rId37">
        <w:r>
          <w:rPr>
            <w:sz w:val="20"/>
            <w:szCs w:val="20"/>
          </w:rPr>
          <w:t xml:space="preserve"> </w:t>
        </w:r>
      </w:hyperlink>
      <w:hyperlink r:id="rId38">
        <w:r>
          <w:rPr>
            <w:color w:val="1155CC"/>
            <w:sz w:val="20"/>
            <w:szCs w:val="20"/>
            <w:u w:val="single"/>
          </w:rPr>
          <w:t>https://doi.org/10.2908/DEMO_MINFIND</w:t>
        </w:r>
      </w:hyperlink>
      <w:r>
        <w:rPr>
          <w:sz w:val="20"/>
          <w:szCs w:val="20"/>
        </w:rPr>
        <w:t xml:space="preserve"> (Prístup: 29. marca 2026).</w:t>
      </w:r>
    </w:p>
    <w:p w14:paraId="576C1619" w14:textId="77777777" w:rsidR="009417BE" w:rsidRDefault="00000000">
      <w:pPr>
        <w:spacing w:line="240" w:lineRule="auto"/>
        <w:rPr>
          <w:sz w:val="20"/>
          <w:szCs w:val="20"/>
        </w:rPr>
      </w:pPr>
      <w:bookmarkStart w:id="161" w:name="kix.u6jylbud23y7" w:colFirst="0" w:colLast="0"/>
      <w:bookmarkEnd w:id="161"/>
      <w:r>
        <w:rPr>
          <w:sz w:val="20"/>
          <w:szCs w:val="20"/>
        </w:rPr>
        <w:t xml:space="preserve">26.  </w:t>
      </w:r>
      <w:r>
        <w:rPr>
          <w:b/>
          <w:bCs/>
          <w:sz w:val="20"/>
          <w:szCs w:val="20"/>
        </w:rPr>
        <w:t>Eurostat (2022).</w:t>
      </w:r>
      <w:r>
        <w:rPr>
          <w:sz w:val="20"/>
          <w:szCs w:val="20"/>
        </w:rPr>
        <w:t xml:space="preserve"> </w:t>
      </w:r>
      <w:r>
        <w:rPr>
          <w:i/>
          <w:iCs/>
          <w:sz w:val="20"/>
          <w:szCs w:val="20"/>
        </w:rPr>
        <w:t>Denní fajčiari cigariet podľa pohlavia, veku a úrovne dosiahnutého vzdelania</w:t>
      </w:r>
      <w:r>
        <w:rPr>
          <w:sz w:val="20"/>
          <w:szCs w:val="20"/>
        </w:rPr>
        <w:t xml:space="preserve"> [dataset]. Luxemburg: Eurostat. Dostupné na:</w:t>
      </w:r>
      <w:hyperlink r:id="rId39">
        <w:r>
          <w:rPr>
            <w:sz w:val="20"/>
            <w:szCs w:val="20"/>
          </w:rPr>
          <w:t xml:space="preserve"> </w:t>
        </w:r>
      </w:hyperlink>
      <w:hyperlink r:id="rId40">
        <w:r>
          <w:rPr>
            <w:color w:val="1155CC"/>
            <w:sz w:val="20"/>
            <w:szCs w:val="20"/>
            <w:u w:val="single"/>
          </w:rPr>
          <w:t>https://doi.org/10.2908/HLTH_EHIS_SK3E</w:t>
        </w:r>
      </w:hyperlink>
      <w:r>
        <w:rPr>
          <w:sz w:val="20"/>
          <w:szCs w:val="20"/>
        </w:rPr>
        <w:t xml:space="preserve"> (Prístup: 29. marca 2026).</w:t>
      </w:r>
    </w:p>
    <w:p w14:paraId="6898A06F" w14:textId="77777777" w:rsidR="009417BE" w:rsidRDefault="00000000">
      <w:pPr>
        <w:spacing w:line="240" w:lineRule="auto"/>
        <w:rPr>
          <w:sz w:val="20"/>
          <w:szCs w:val="20"/>
        </w:rPr>
      </w:pPr>
      <w:bookmarkStart w:id="162" w:name="kix.pwplij7t3lv" w:colFirst="0" w:colLast="0"/>
      <w:bookmarkEnd w:id="162"/>
      <w:r>
        <w:rPr>
          <w:sz w:val="20"/>
          <w:szCs w:val="20"/>
        </w:rPr>
        <w:t xml:space="preserve">27.  </w:t>
      </w:r>
      <w:r>
        <w:rPr>
          <w:b/>
          <w:bCs/>
          <w:sz w:val="20"/>
          <w:szCs w:val="20"/>
        </w:rPr>
        <w:t>World Health Organization (2025).</w:t>
      </w:r>
      <w:r>
        <w:rPr>
          <w:sz w:val="20"/>
          <w:szCs w:val="20"/>
        </w:rPr>
        <w:t xml:space="preserve"> </w:t>
      </w:r>
      <w:r>
        <w:rPr>
          <w:i/>
          <w:iCs/>
          <w:sz w:val="20"/>
          <w:szCs w:val="20"/>
        </w:rPr>
        <w:t>Zaočkovanosť proti ľudskému papilomavírusu (HPV).</w:t>
      </w:r>
      <w:r>
        <w:rPr>
          <w:sz w:val="20"/>
          <w:szCs w:val="20"/>
        </w:rPr>
        <w:t xml:space="preserve"> Immunization Data Portal. Dostupné na:</w:t>
      </w:r>
      <w:hyperlink r:id="rId41">
        <w:r>
          <w:rPr>
            <w:sz w:val="20"/>
            <w:szCs w:val="20"/>
          </w:rPr>
          <w:t xml:space="preserve"> </w:t>
        </w:r>
      </w:hyperlink>
      <w:hyperlink r:id="rId42">
        <w:r>
          <w:rPr>
            <w:color w:val="1155CC"/>
            <w:sz w:val="20"/>
            <w:szCs w:val="20"/>
            <w:u w:val="single"/>
          </w:rPr>
          <w:t>https://immunizationdata.who.int/global/wiise-detail-page/human-papillomavirus-(hpv)-vaccination-coverage</w:t>
        </w:r>
      </w:hyperlink>
      <w:r>
        <w:rPr>
          <w:sz w:val="20"/>
          <w:szCs w:val="20"/>
        </w:rPr>
        <w:t xml:space="preserve"> (Prístup: 29. marca 2026).</w:t>
      </w:r>
    </w:p>
    <w:p w14:paraId="424FBCFB" w14:textId="77777777" w:rsidR="009417BE" w:rsidRDefault="00000000">
      <w:pPr>
        <w:spacing w:line="240" w:lineRule="auto"/>
        <w:rPr>
          <w:sz w:val="20"/>
          <w:szCs w:val="20"/>
        </w:rPr>
      </w:pPr>
      <w:bookmarkStart w:id="163" w:name="kix.poy7sakj62x1" w:colFirst="0" w:colLast="0"/>
      <w:bookmarkEnd w:id="163"/>
      <w:r>
        <w:rPr>
          <w:sz w:val="20"/>
          <w:szCs w:val="20"/>
        </w:rPr>
        <w:t xml:space="preserve">28.  </w:t>
      </w:r>
      <w:r>
        <w:rPr>
          <w:b/>
          <w:bCs/>
          <w:sz w:val="20"/>
          <w:szCs w:val="20"/>
        </w:rPr>
        <w:t>Eurostat (2026).</w:t>
      </w:r>
      <w:r>
        <w:rPr>
          <w:sz w:val="20"/>
          <w:szCs w:val="20"/>
        </w:rPr>
        <w:t xml:space="preserve"> </w:t>
      </w:r>
      <w:r>
        <w:rPr>
          <w:i/>
          <w:iCs/>
          <w:sz w:val="20"/>
          <w:szCs w:val="20"/>
        </w:rPr>
        <w:t>Miera dojčenskej úmrtnosti</w:t>
      </w:r>
      <w:r>
        <w:rPr>
          <w:sz w:val="20"/>
          <w:szCs w:val="20"/>
        </w:rPr>
        <w:t xml:space="preserve"> [dataset]. Luxemburg: Eurostat. Dostupné na:</w:t>
      </w:r>
      <w:hyperlink r:id="rId43">
        <w:r>
          <w:rPr>
            <w:sz w:val="20"/>
            <w:szCs w:val="20"/>
          </w:rPr>
          <w:t xml:space="preserve"> </w:t>
        </w:r>
      </w:hyperlink>
      <w:hyperlink r:id="rId44">
        <w:r>
          <w:rPr>
            <w:color w:val="1155CC"/>
            <w:sz w:val="20"/>
            <w:szCs w:val="20"/>
            <w:u w:val="single"/>
          </w:rPr>
          <w:t>https://doi.org/10.2908/DEMO_MINFIND</w:t>
        </w:r>
      </w:hyperlink>
      <w:r>
        <w:rPr>
          <w:sz w:val="20"/>
          <w:szCs w:val="20"/>
        </w:rPr>
        <w:t xml:space="preserve"> (Prístup: 29. marca 2026).</w:t>
      </w:r>
    </w:p>
    <w:p w14:paraId="0811D04A" w14:textId="77777777" w:rsidR="009417BE" w:rsidRDefault="00000000">
      <w:pPr>
        <w:spacing w:line="240" w:lineRule="auto"/>
        <w:rPr>
          <w:sz w:val="20"/>
          <w:szCs w:val="20"/>
        </w:rPr>
      </w:pPr>
      <w:bookmarkStart w:id="164" w:name="kix.39nxlet4cqxu" w:colFirst="0" w:colLast="0"/>
      <w:bookmarkEnd w:id="164"/>
      <w:r>
        <w:rPr>
          <w:sz w:val="20"/>
          <w:szCs w:val="20"/>
        </w:rPr>
        <w:t xml:space="preserve">29.  </w:t>
      </w:r>
      <w:r>
        <w:rPr>
          <w:b/>
          <w:bCs/>
          <w:sz w:val="20"/>
          <w:szCs w:val="20"/>
        </w:rPr>
        <w:t>Šprocha, B. a Bleha, B. (2026).</w:t>
      </w:r>
      <w:r>
        <w:rPr>
          <w:sz w:val="20"/>
          <w:szCs w:val="20"/>
        </w:rPr>
        <w:t xml:space="preserve"> 'Too young to die: social inequalities and infant mortality in marginalized Roma communities in Slovakia', </w:t>
      </w:r>
      <w:r>
        <w:rPr>
          <w:i/>
          <w:iCs/>
          <w:sz w:val="20"/>
          <w:szCs w:val="20"/>
        </w:rPr>
        <w:t>Population Health Metrics</w:t>
      </w:r>
      <w:r>
        <w:rPr>
          <w:sz w:val="20"/>
          <w:szCs w:val="20"/>
        </w:rPr>
        <w:t>, 24, číslo článku 19. Dostupné na:</w:t>
      </w:r>
      <w:hyperlink r:id="rId45">
        <w:r>
          <w:rPr>
            <w:sz w:val="20"/>
            <w:szCs w:val="20"/>
          </w:rPr>
          <w:t xml:space="preserve"> </w:t>
        </w:r>
      </w:hyperlink>
      <w:hyperlink r:id="rId46">
        <w:r>
          <w:rPr>
            <w:color w:val="1155CC"/>
            <w:sz w:val="20"/>
            <w:szCs w:val="20"/>
            <w:u w:val="single"/>
          </w:rPr>
          <w:t>https://doi.org/10.1186/s12963-026-00465-6</w:t>
        </w:r>
      </w:hyperlink>
      <w:r>
        <w:rPr>
          <w:sz w:val="20"/>
          <w:szCs w:val="20"/>
        </w:rPr>
        <w:t xml:space="preserve"> (Prístup: 29. marca 2026).</w:t>
      </w:r>
    </w:p>
    <w:p w14:paraId="2E7057F6" w14:textId="77777777" w:rsidR="009417BE" w:rsidRDefault="00000000">
      <w:pPr>
        <w:spacing w:line="240" w:lineRule="auto"/>
        <w:rPr>
          <w:sz w:val="20"/>
          <w:szCs w:val="20"/>
        </w:rPr>
      </w:pPr>
      <w:bookmarkStart w:id="165" w:name="kix.m75cweati3oj" w:colFirst="0" w:colLast="0"/>
      <w:bookmarkEnd w:id="165"/>
      <w:r>
        <w:rPr>
          <w:sz w:val="20"/>
          <w:szCs w:val="20"/>
        </w:rPr>
        <w:t xml:space="preserve">30.  </w:t>
      </w:r>
      <w:r>
        <w:rPr>
          <w:b/>
          <w:bCs/>
          <w:sz w:val="20"/>
          <w:szCs w:val="20"/>
        </w:rPr>
        <w:t>Eurostat (2025).</w:t>
      </w:r>
      <w:r>
        <w:rPr>
          <w:sz w:val="20"/>
          <w:szCs w:val="20"/>
        </w:rPr>
        <w:t xml:space="preserve"> </w:t>
      </w:r>
      <w:r>
        <w:rPr>
          <w:i/>
          <w:iCs/>
          <w:sz w:val="20"/>
          <w:szCs w:val="20"/>
        </w:rPr>
        <w:t>Roky prežité v zdraví podľa pohlavia (od roku 2004)</w:t>
      </w:r>
      <w:r>
        <w:rPr>
          <w:sz w:val="20"/>
          <w:szCs w:val="20"/>
        </w:rPr>
        <w:t xml:space="preserve"> [dataset]. Luxemburg: Eurostat. Dostupné na:</w:t>
      </w:r>
      <w:hyperlink r:id="rId47">
        <w:r>
          <w:rPr>
            <w:sz w:val="20"/>
            <w:szCs w:val="20"/>
          </w:rPr>
          <w:t xml:space="preserve"> </w:t>
        </w:r>
      </w:hyperlink>
      <w:hyperlink r:id="rId48">
        <w:r>
          <w:rPr>
            <w:color w:val="1155CC"/>
            <w:sz w:val="20"/>
            <w:szCs w:val="20"/>
            <w:u w:val="single"/>
          </w:rPr>
          <w:t>https://doi.org/10.2908/HLTH_HLYE</w:t>
        </w:r>
      </w:hyperlink>
      <w:r>
        <w:rPr>
          <w:sz w:val="20"/>
          <w:szCs w:val="20"/>
        </w:rPr>
        <w:t xml:space="preserve"> (Prístup: 29. marca 2026).</w:t>
      </w:r>
    </w:p>
    <w:p w14:paraId="26EB513C" w14:textId="77777777" w:rsidR="009417BE" w:rsidRDefault="00000000">
      <w:pPr>
        <w:spacing w:line="240" w:lineRule="auto"/>
        <w:rPr>
          <w:sz w:val="20"/>
          <w:szCs w:val="20"/>
        </w:rPr>
      </w:pPr>
      <w:bookmarkStart w:id="166" w:name="kix.6f08goblxph" w:colFirst="0" w:colLast="0"/>
      <w:bookmarkEnd w:id="166"/>
      <w:r>
        <w:rPr>
          <w:sz w:val="20"/>
          <w:szCs w:val="20"/>
        </w:rPr>
        <w:t xml:space="preserve">31.  </w:t>
      </w:r>
      <w:r>
        <w:rPr>
          <w:b/>
          <w:bCs/>
          <w:sz w:val="20"/>
          <w:szCs w:val="20"/>
        </w:rPr>
        <w:t>Eurostat (2026).</w:t>
      </w:r>
      <w:r>
        <w:rPr>
          <w:sz w:val="20"/>
          <w:szCs w:val="20"/>
        </w:rPr>
        <w:t xml:space="preserve"> </w:t>
      </w:r>
      <w:r>
        <w:rPr>
          <w:i/>
          <w:iCs/>
          <w:sz w:val="20"/>
          <w:szCs w:val="20"/>
        </w:rPr>
        <w:t>Výdavky na zdravotnú starostlivosť podľa funkcie</w:t>
      </w:r>
      <w:r>
        <w:rPr>
          <w:sz w:val="20"/>
          <w:szCs w:val="20"/>
        </w:rPr>
        <w:t xml:space="preserve"> [dataset]. Luxemburg: Eurostat. Dostupné na:</w:t>
      </w:r>
      <w:hyperlink r:id="rId49">
        <w:r>
          <w:rPr>
            <w:sz w:val="20"/>
            <w:szCs w:val="20"/>
          </w:rPr>
          <w:t xml:space="preserve"> </w:t>
        </w:r>
      </w:hyperlink>
      <w:hyperlink r:id="rId50">
        <w:r>
          <w:rPr>
            <w:color w:val="1155CC"/>
            <w:sz w:val="20"/>
            <w:szCs w:val="20"/>
            <w:u w:val="single"/>
          </w:rPr>
          <w:t>https://doi.org/10.2908/HLTH_SHA11_HC</w:t>
        </w:r>
      </w:hyperlink>
      <w:r>
        <w:rPr>
          <w:sz w:val="20"/>
          <w:szCs w:val="20"/>
        </w:rPr>
        <w:t xml:space="preserve"> (Prístup: 29. marca 2026)</w:t>
      </w:r>
    </w:p>
    <w:p w14:paraId="2C982E9C" w14:textId="77777777" w:rsidR="009417BE" w:rsidRDefault="00000000">
      <w:pPr>
        <w:spacing w:line="240" w:lineRule="auto"/>
        <w:rPr>
          <w:sz w:val="20"/>
          <w:szCs w:val="20"/>
        </w:rPr>
      </w:pPr>
      <w:bookmarkStart w:id="167" w:name="kix.vptdvb9xzui1" w:colFirst="0" w:colLast="0"/>
      <w:bookmarkEnd w:id="167"/>
      <w:r>
        <w:rPr>
          <w:sz w:val="20"/>
          <w:szCs w:val="20"/>
        </w:rPr>
        <w:t xml:space="preserve">32.  </w:t>
      </w:r>
      <w:r>
        <w:rPr>
          <w:b/>
          <w:bCs/>
          <w:sz w:val="20"/>
          <w:szCs w:val="20"/>
        </w:rPr>
        <w:t>ŠPROCHA, B., BLEHA, B., VAŇO, B.(2024</w:t>
      </w:r>
      <w:r>
        <w:rPr>
          <w:sz w:val="20"/>
          <w:szCs w:val="20"/>
        </w:rPr>
        <w:t xml:space="preserve">). Kmeňová populačná prognóza Slovenska (2022 - 2080). Bratislava: INFOSTAT. Dostupné na: </w:t>
      </w:r>
      <w:hyperlink r:id="rId51">
        <w:r>
          <w:rPr>
            <w:sz w:val="20"/>
            <w:szCs w:val="20"/>
          </w:rPr>
          <w:t>https://www.infostat.sk/vdc/pdf/2024/Kmenova_populacna_prognoza_Slovenska_2022-2080.pdf</w:t>
        </w:r>
      </w:hyperlink>
      <w:r>
        <w:rPr>
          <w:sz w:val="20"/>
          <w:szCs w:val="20"/>
        </w:rPr>
        <w:t xml:space="preserve"> (Prístup: 30. marca 2026)</w:t>
      </w:r>
      <w:r>
        <w:rPr>
          <w:color w:val="444746"/>
          <w:sz w:val="20"/>
          <w:szCs w:val="20"/>
        </w:rPr>
        <w:t>.</w:t>
      </w:r>
    </w:p>
    <w:p w14:paraId="6540D8E8" w14:textId="77777777" w:rsidR="009417BE" w:rsidRDefault="00000000">
      <w:pPr>
        <w:spacing w:line="240" w:lineRule="auto"/>
        <w:rPr>
          <w:sz w:val="20"/>
          <w:szCs w:val="20"/>
        </w:rPr>
      </w:pPr>
      <w:bookmarkStart w:id="168" w:name="kix.8ha9jeii7yxm" w:colFirst="0" w:colLast="0"/>
      <w:bookmarkEnd w:id="168"/>
      <w:r>
        <w:rPr>
          <w:sz w:val="20"/>
          <w:szCs w:val="20"/>
        </w:rPr>
        <w:t xml:space="preserve">33.  </w:t>
      </w:r>
      <w:r>
        <w:rPr>
          <w:b/>
          <w:bCs/>
          <w:sz w:val="20"/>
          <w:szCs w:val="20"/>
        </w:rPr>
        <w:t>ŠÚSR (2026).</w:t>
      </w:r>
      <w:r>
        <w:rPr>
          <w:sz w:val="20"/>
          <w:szCs w:val="20"/>
        </w:rPr>
        <w:t xml:space="preserve"> Indexy vekového zloženia - SR-oblasť-kraj-okres, m-v [om7005rr]. Bratislava: ŠÚSR. Dostupné na: </w:t>
      </w:r>
      <w:hyperlink r:id="rId52" w:anchor="!/view/sk/vbd_dem/om7005rr/v_om7005rr_00_00_00_sk">
        <w:r>
          <w:rPr>
            <w:sz w:val="20"/>
            <w:szCs w:val="20"/>
          </w:rPr>
          <w:t>https://datacube.statistics.sk/#!/view/sk/vbd_dem/om7005rr/v_om7005rr_00_00_00_sk</w:t>
        </w:r>
      </w:hyperlink>
      <w:r>
        <w:rPr>
          <w:sz w:val="20"/>
          <w:szCs w:val="20"/>
        </w:rPr>
        <w:t xml:space="preserve"> (Prístup: 30. marca 2026).</w:t>
      </w:r>
    </w:p>
    <w:p w14:paraId="03CE2C01" w14:textId="77777777" w:rsidR="009417BE" w:rsidRDefault="00000000">
      <w:pPr>
        <w:spacing w:line="240" w:lineRule="auto"/>
        <w:rPr>
          <w:sz w:val="20"/>
          <w:szCs w:val="20"/>
        </w:rPr>
      </w:pPr>
      <w:bookmarkStart w:id="169" w:name="kix.111509601ces" w:colFirst="0" w:colLast="0"/>
      <w:bookmarkEnd w:id="169"/>
      <w:r>
        <w:rPr>
          <w:sz w:val="20"/>
          <w:szCs w:val="20"/>
        </w:rPr>
        <w:t xml:space="preserve">34.  bližšie k regionálnym rozdielom populačného vývoja a jeho prognóze pozri VAŇO, B., PILINSKÁ, V., ŠPROCHA, B., BLEHA, B. 2024. Populačná prognóza krajov a okresov Slovenska (2023 - 2050). Bratislava: INFOSTAT. Dostupné na: </w:t>
      </w:r>
      <w:hyperlink r:id="rId53">
        <w:r>
          <w:rPr>
            <w:sz w:val="20"/>
            <w:szCs w:val="20"/>
          </w:rPr>
          <w:t>https://www.infostat.sk/vdc/pdf/2024/Populacna_prognoza_kraje_okresy_Slovenska.pdf</w:t>
        </w:r>
      </w:hyperlink>
      <w:r>
        <w:rPr>
          <w:sz w:val="20"/>
          <w:szCs w:val="20"/>
        </w:rPr>
        <w:t>. (Prístup 30. marca 2026).</w:t>
      </w:r>
    </w:p>
    <w:p w14:paraId="177ACF2C" w14:textId="77777777" w:rsidR="009417BE" w:rsidRDefault="00000000">
      <w:pPr>
        <w:spacing w:line="240" w:lineRule="auto"/>
        <w:rPr>
          <w:sz w:val="20"/>
          <w:szCs w:val="20"/>
        </w:rPr>
      </w:pPr>
      <w:bookmarkStart w:id="170" w:name="kix.j2y8kfib87ab" w:colFirst="0" w:colLast="0"/>
      <w:bookmarkEnd w:id="170"/>
      <w:r>
        <w:rPr>
          <w:sz w:val="20"/>
          <w:szCs w:val="20"/>
        </w:rPr>
        <w:t xml:space="preserve">35. </w:t>
      </w:r>
      <w:r>
        <w:rPr>
          <w:b/>
          <w:bCs/>
          <w:sz w:val="20"/>
          <w:szCs w:val="20"/>
        </w:rPr>
        <w:t xml:space="preserve"> ŠPROCHA, B., BLEHA, B., VAŇO, B.(2024</w:t>
      </w:r>
      <w:r>
        <w:rPr>
          <w:sz w:val="20"/>
          <w:szCs w:val="20"/>
        </w:rPr>
        <w:t xml:space="preserve">). Kmeňová populačná prognóza Slovenska (2022 - 2080). Bratislava: INFOSTAT. Dostupné na: </w:t>
      </w:r>
      <w:hyperlink r:id="rId54">
        <w:r>
          <w:rPr>
            <w:sz w:val="20"/>
            <w:szCs w:val="20"/>
          </w:rPr>
          <w:t>https://www.infostat.sk/vdc/pdf/2024/Kmenova_populacna_prognoza_Slovenska_2022-2080.pdf</w:t>
        </w:r>
      </w:hyperlink>
      <w:r>
        <w:rPr>
          <w:sz w:val="20"/>
          <w:szCs w:val="20"/>
        </w:rPr>
        <w:t xml:space="preserve"> (Prístup: 30. marca 2026)</w:t>
      </w:r>
      <w:r>
        <w:rPr>
          <w:color w:val="444746"/>
          <w:sz w:val="20"/>
          <w:szCs w:val="20"/>
        </w:rPr>
        <w:t>.</w:t>
      </w:r>
    </w:p>
    <w:p w14:paraId="5D6A9649" w14:textId="77777777" w:rsidR="009417BE" w:rsidRDefault="00000000">
      <w:pPr>
        <w:spacing w:line="240" w:lineRule="auto"/>
        <w:rPr>
          <w:sz w:val="20"/>
          <w:szCs w:val="20"/>
          <w:highlight w:val="white"/>
        </w:rPr>
      </w:pPr>
      <w:bookmarkStart w:id="171" w:name="kix.orh8yln9ciyu" w:colFirst="0" w:colLast="0"/>
      <w:bookmarkEnd w:id="171"/>
      <w:r>
        <w:rPr>
          <w:sz w:val="20"/>
          <w:szCs w:val="20"/>
        </w:rPr>
        <w:t xml:space="preserve">36.  </w:t>
      </w:r>
      <w:r>
        <w:rPr>
          <w:b/>
          <w:bCs/>
          <w:sz w:val="20"/>
          <w:szCs w:val="20"/>
          <w:highlight w:val="white"/>
        </w:rPr>
        <w:t xml:space="preserve">Knack, S. &amp; Keefer, P. (1997). </w:t>
      </w:r>
      <w:r>
        <w:rPr>
          <w:sz w:val="20"/>
          <w:szCs w:val="20"/>
          <w:highlight w:val="white"/>
        </w:rPr>
        <w:t xml:space="preserve">Does Social Capital Have an Economic Payoff? A Cross-Country Investigation. </w:t>
      </w:r>
      <w:r>
        <w:rPr>
          <w:i/>
          <w:iCs/>
          <w:sz w:val="20"/>
          <w:szCs w:val="20"/>
          <w:highlight w:val="white"/>
        </w:rPr>
        <w:t>The Quarterly Journal of Economics</w:t>
      </w:r>
      <w:r>
        <w:rPr>
          <w:sz w:val="20"/>
          <w:szCs w:val="20"/>
          <w:highlight w:val="white"/>
        </w:rPr>
        <w:t xml:space="preserve">, vol. 112, no. 4, 1997, pp. 1251–88.; </w:t>
      </w:r>
      <w:r>
        <w:rPr>
          <w:b/>
          <w:bCs/>
          <w:sz w:val="20"/>
          <w:szCs w:val="20"/>
          <w:highlight w:val="white"/>
        </w:rPr>
        <w:t xml:space="preserve">Beugelsdijk, S.,   de Groot, H. L. F. &amp;  Anton B. T. M. van Schaik, A. B. T. M. (2004). </w:t>
      </w:r>
      <w:r>
        <w:rPr>
          <w:sz w:val="20"/>
          <w:szCs w:val="20"/>
          <w:highlight w:val="white"/>
        </w:rPr>
        <w:t xml:space="preserve">Trust and Economic Growth: A Robustness Analysis. Oxford Economic Papers , Jan., 2004, Vol. 56, No. 1, pp. 118-134; </w:t>
      </w:r>
      <w:r>
        <w:rPr>
          <w:b/>
          <w:bCs/>
          <w:sz w:val="20"/>
          <w:szCs w:val="20"/>
          <w:highlight w:val="white"/>
        </w:rPr>
        <w:t>OECD (2022).</w:t>
      </w:r>
      <w:r>
        <w:rPr>
          <w:sz w:val="20"/>
          <w:szCs w:val="20"/>
          <w:highlight w:val="white"/>
        </w:rPr>
        <w:t xml:space="preserve"> Building Trust to Reinforce Democracy: Main Findings from the 2021 OECD Survey on Drivers of Trust in Public Institutions, Building Trust in Public Institutions, Paris: OECD Publishing</w:t>
      </w:r>
    </w:p>
    <w:p w14:paraId="5D145D69" w14:textId="77777777" w:rsidR="009417BE" w:rsidRDefault="00000000">
      <w:pPr>
        <w:spacing w:line="240" w:lineRule="auto"/>
        <w:rPr>
          <w:sz w:val="20"/>
          <w:szCs w:val="20"/>
        </w:rPr>
      </w:pPr>
      <w:bookmarkStart w:id="172" w:name="kix.yvxx8thlfxji" w:colFirst="0" w:colLast="0"/>
      <w:bookmarkEnd w:id="172"/>
      <w:r>
        <w:rPr>
          <w:sz w:val="20"/>
          <w:szCs w:val="20"/>
        </w:rPr>
        <w:t xml:space="preserve">37. </w:t>
      </w:r>
      <w:r>
        <w:rPr>
          <w:b/>
          <w:bCs/>
          <w:sz w:val="20"/>
          <w:szCs w:val="20"/>
        </w:rPr>
        <w:t xml:space="preserve"> Dragolov, G. et al. (2014)</w:t>
      </w:r>
      <w:r>
        <w:rPr>
          <w:sz w:val="20"/>
          <w:szCs w:val="20"/>
        </w:rPr>
        <w:t>.</w:t>
      </w:r>
      <w:r>
        <w:rPr>
          <w:b/>
          <w:bCs/>
          <w:sz w:val="20"/>
          <w:szCs w:val="20"/>
        </w:rPr>
        <w:t xml:space="preserve"> </w:t>
      </w:r>
      <w:r>
        <w:rPr>
          <w:sz w:val="20"/>
          <w:szCs w:val="20"/>
        </w:rPr>
        <w:t xml:space="preserve">Social Cohesion Radar, Measuring Common Ground: An International Comparison of Social Cohesion. Methods Report. Gütelsloh: Bertelsmann Stiftung. Dostupné na: </w:t>
      </w:r>
      <w:hyperlink r:id="rId55">
        <w:r>
          <w:rPr>
            <w:color w:val="1155CC"/>
            <w:sz w:val="20"/>
            <w:szCs w:val="20"/>
            <w:u w:val="single"/>
          </w:rPr>
          <w:t>https://www.bertelsmann-stiftung.de/fileadmin/files/BSt/Publikationen/GrauePublikationen/GP_Social_Cohesion_Radar.pdf</w:t>
        </w:r>
      </w:hyperlink>
      <w:r>
        <w:rPr>
          <w:sz w:val="20"/>
          <w:szCs w:val="20"/>
        </w:rPr>
        <w:t xml:space="preserve">. (Prístup: 30. marca 2026); Forrest, R. &amp;  Kearns, A. (2001). Social Cohesion, Social Capital and the Neighbourhood. Urban Studies, vol. 38, no. 12, Nov. 2001, pp. 2125–43. </w:t>
      </w:r>
    </w:p>
    <w:p w14:paraId="71507EC0" w14:textId="77777777" w:rsidR="009417BE" w:rsidRDefault="00000000">
      <w:pPr>
        <w:spacing w:line="240" w:lineRule="auto"/>
        <w:rPr>
          <w:sz w:val="20"/>
          <w:szCs w:val="20"/>
        </w:rPr>
      </w:pPr>
      <w:bookmarkStart w:id="173" w:name="kix.8w3cutqwg6zg" w:colFirst="0" w:colLast="0"/>
      <w:bookmarkEnd w:id="173"/>
      <w:r>
        <w:rPr>
          <w:sz w:val="20"/>
          <w:szCs w:val="20"/>
        </w:rPr>
        <w:t xml:space="preserve">38.  </w:t>
      </w:r>
      <w:r>
        <w:rPr>
          <w:b/>
          <w:bCs/>
          <w:sz w:val="20"/>
          <w:szCs w:val="20"/>
        </w:rPr>
        <w:t xml:space="preserve">Eurostat (2026). </w:t>
      </w:r>
      <w:r>
        <w:rPr>
          <w:sz w:val="20"/>
          <w:szCs w:val="20"/>
        </w:rPr>
        <w:t>Osoby, ktoré sú v kontakte s rodinou, príbuznými alebo priateľmi podľa príjmového kvintilu, zloženia domácnosti, stupňa urbanizácie a frekvencie. [dataset]. Luxemburg: Eurostat. Dostupné na:</w:t>
      </w:r>
      <w:hyperlink r:id="rId56">
        <w:r>
          <w:rPr>
            <w:sz w:val="20"/>
            <w:szCs w:val="20"/>
          </w:rPr>
          <w:t xml:space="preserve"> </w:t>
        </w:r>
      </w:hyperlink>
      <w:hyperlink r:id="rId57">
        <w:r>
          <w:rPr>
            <w:color w:val="1155CC"/>
            <w:sz w:val="20"/>
            <w:szCs w:val="20"/>
            <w:u w:val="single"/>
          </w:rPr>
          <w:t>https://doi.org/10.2908/ILC_SCP12</w:t>
        </w:r>
      </w:hyperlink>
      <w:hyperlink r:id="rId58">
        <w:r>
          <w:rPr>
            <w:b/>
            <w:bCs/>
            <w:sz w:val="20"/>
            <w:szCs w:val="20"/>
          </w:rPr>
          <w:t xml:space="preserve"> </w:t>
        </w:r>
      </w:hyperlink>
      <w:r>
        <w:rPr>
          <w:sz w:val="20"/>
          <w:szCs w:val="20"/>
        </w:rPr>
        <w:t>(Prístup: 30. marca 2026)</w:t>
      </w:r>
    </w:p>
    <w:p w14:paraId="381B8463" w14:textId="77777777" w:rsidR="009417BE" w:rsidRDefault="00000000">
      <w:pPr>
        <w:spacing w:line="240" w:lineRule="auto"/>
        <w:rPr>
          <w:sz w:val="20"/>
          <w:szCs w:val="20"/>
        </w:rPr>
      </w:pPr>
      <w:bookmarkStart w:id="174" w:name="kix.ocarmfb1khcv" w:colFirst="0" w:colLast="0"/>
      <w:bookmarkEnd w:id="174"/>
      <w:r>
        <w:rPr>
          <w:sz w:val="20"/>
          <w:szCs w:val="20"/>
        </w:rPr>
        <w:t xml:space="preserve">39.  </w:t>
      </w:r>
      <w:r>
        <w:rPr>
          <w:b/>
          <w:bCs/>
          <w:sz w:val="20"/>
          <w:szCs w:val="20"/>
        </w:rPr>
        <w:t>Eurostat (2026)</w:t>
      </w:r>
      <w:r>
        <w:rPr>
          <w:sz w:val="20"/>
          <w:szCs w:val="20"/>
        </w:rPr>
        <w:t xml:space="preserve">. Osoby, ktoré majú niekoho, na koho sa môžu spoľahnúť v prípade potreby, podľa pohlavia, veku a dosiahnutého vzdelania. [dataset]. Luxemburg: Eurostat. Dostupné na: </w:t>
      </w:r>
      <w:hyperlink r:id="rId59">
        <w:r>
          <w:rPr>
            <w:color w:val="1155CC"/>
            <w:sz w:val="20"/>
            <w:szCs w:val="20"/>
            <w:u w:val="single"/>
          </w:rPr>
          <w:t>https://doi.org/10.2908/ILC_PW06</w:t>
        </w:r>
      </w:hyperlink>
      <w:r>
        <w:rPr>
          <w:sz w:val="20"/>
          <w:szCs w:val="20"/>
        </w:rPr>
        <w:t xml:space="preserve"> (Prístup: 30. marca 2026)</w:t>
      </w:r>
    </w:p>
    <w:p w14:paraId="12B28E87" w14:textId="77777777" w:rsidR="009417BE" w:rsidRDefault="00000000">
      <w:pPr>
        <w:spacing w:line="240" w:lineRule="auto"/>
        <w:rPr>
          <w:sz w:val="20"/>
          <w:szCs w:val="20"/>
        </w:rPr>
      </w:pPr>
      <w:bookmarkStart w:id="175" w:name="kix.6e0kr3g2q1fu" w:colFirst="0" w:colLast="0"/>
      <w:bookmarkEnd w:id="175"/>
      <w:r>
        <w:rPr>
          <w:sz w:val="20"/>
          <w:szCs w:val="20"/>
        </w:rPr>
        <w:t xml:space="preserve">40. </w:t>
      </w:r>
      <w:r>
        <w:rPr>
          <w:b/>
          <w:bCs/>
          <w:sz w:val="20"/>
          <w:szCs w:val="20"/>
        </w:rPr>
        <w:t xml:space="preserve"> Strapcová, K. &amp; Zeman, M. (2019).</w:t>
      </w:r>
      <w:r>
        <w:rPr>
          <w:sz w:val="20"/>
          <w:szCs w:val="20"/>
        </w:rPr>
        <w:t xml:space="preserve"> Výskum európskych hodnôt 2017 – Slovensko. Pramenná publikácia. Bratislava: Sociologický ústav SAV. </w:t>
      </w:r>
    </w:p>
    <w:p w14:paraId="67128C3C" w14:textId="77777777" w:rsidR="009417BE" w:rsidRDefault="00000000">
      <w:pPr>
        <w:spacing w:line="240" w:lineRule="auto"/>
        <w:rPr>
          <w:sz w:val="20"/>
          <w:szCs w:val="20"/>
        </w:rPr>
      </w:pPr>
      <w:bookmarkStart w:id="176" w:name="kix.fapz5obd3067" w:colFirst="0" w:colLast="0"/>
      <w:bookmarkEnd w:id="176"/>
      <w:r>
        <w:rPr>
          <w:sz w:val="20"/>
          <w:szCs w:val="20"/>
        </w:rPr>
        <w:lastRenderedPageBreak/>
        <w:t xml:space="preserve">41.  </w:t>
      </w:r>
      <w:r>
        <w:rPr>
          <w:b/>
          <w:bCs/>
          <w:sz w:val="20"/>
          <w:szCs w:val="20"/>
        </w:rPr>
        <w:t>Hajdúk, M. et al. (2026)</w:t>
      </w:r>
      <w:r>
        <w:rPr>
          <w:sz w:val="20"/>
          <w:szCs w:val="20"/>
        </w:rPr>
        <w:t xml:space="preserve">. Prevalence of social disconnection in the general adult population – results from DISCONNECT study. Preprint. Dostupné na: </w:t>
      </w:r>
      <w:hyperlink r:id="rId60">
        <w:r>
          <w:rPr>
            <w:color w:val="1155CC"/>
            <w:sz w:val="20"/>
            <w:szCs w:val="20"/>
            <w:u w:val="single"/>
          </w:rPr>
          <w:t>10.31234/osf.io/7tvmn_v2</w:t>
        </w:r>
      </w:hyperlink>
      <w:r>
        <w:rPr>
          <w:color w:val="1155CC"/>
          <w:sz w:val="20"/>
          <w:szCs w:val="20"/>
          <w:u w:val="single"/>
        </w:rPr>
        <w:t xml:space="preserve">. </w:t>
      </w:r>
      <w:r>
        <w:rPr>
          <w:sz w:val="20"/>
          <w:szCs w:val="20"/>
        </w:rPr>
        <w:t>(Prístup: 30. marca 2026)</w:t>
      </w:r>
    </w:p>
    <w:p w14:paraId="4D9AC6AB" w14:textId="77777777" w:rsidR="009417BE" w:rsidRDefault="00000000">
      <w:pPr>
        <w:spacing w:line="240" w:lineRule="auto"/>
        <w:rPr>
          <w:sz w:val="20"/>
          <w:szCs w:val="20"/>
        </w:rPr>
      </w:pPr>
      <w:bookmarkStart w:id="177" w:name="kix.gcje3d4rp64x" w:colFirst="0" w:colLast="0"/>
      <w:bookmarkEnd w:id="177"/>
      <w:r>
        <w:rPr>
          <w:sz w:val="20"/>
          <w:szCs w:val="20"/>
        </w:rPr>
        <w:t xml:space="preserve">42.  </w:t>
      </w:r>
      <w:r>
        <w:rPr>
          <w:b/>
          <w:bCs/>
          <w:sz w:val="20"/>
          <w:szCs w:val="20"/>
        </w:rPr>
        <w:t>Eurostat (2026)</w:t>
      </w:r>
      <w:r>
        <w:rPr>
          <w:sz w:val="20"/>
          <w:szCs w:val="20"/>
        </w:rPr>
        <w:t xml:space="preserve">. Osoby, ktoré sa zúčastnili na akýchkoľvek kultúrnych alebo športových aktivitách v posledných 12 mesiacoch, podľa pohlavia, veku a dosiahnutého vzdelania. [dataset]. Luxemburg: Eurostat. Dostupné na: </w:t>
      </w:r>
      <w:hyperlink r:id="rId61">
        <w:r>
          <w:rPr>
            <w:color w:val="1155CC"/>
            <w:sz w:val="20"/>
            <w:szCs w:val="20"/>
            <w:u w:val="single"/>
          </w:rPr>
          <w:t>https://doi.org/10.2908/ILC_SCP01</w:t>
        </w:r>
      </w:hyperlink>
      <w:r>
        <w:rPr>
          <w:sz w:val="20"/>
          <w:szCs w:val="20"/>
        </w:rPr>
        <w:t>. (Prístup: 30. marca 2026)</w:t>
      </w:r>
    </w:p>
    <w:p w14:paraId="45C4650A" w14:textId="77777777" w:rsidR="009417BE" w:rsidRDefault="00000000">
      <w:pPr>
        <w:spacing w:line="240" w:lineRule="auto"/>
        <w:rPr>
          <w:sz w:val="20"/>
          <w:szCs w:val="20"/>
        </w:rPr>
      </w:pPr>
      <w:bookmarkStart w:id="178" w:name="kix.oqkpgmewyeyc" w:colFirst="0" w:colLast="0"/>
      <w:bookmarkEnd w:id="178"/>
      <w:r>
        <w:rPr>
          <w:sz w:val="20"/>
          <w:szCs w:val="20"/>
        </w:rPr>
        <w:t xml:space="preserve">43.  </w:t>
      </w:r>
      <w:r>
        <w:rPr>
          <w:b/>
          <w:bCs/>
          <w:sz w:val="20"/>
          <w:szCs w:val="20"/>
        </w:rPr>
        <w:t>Eurostat (2026).</w:t>
      </w:r>
      <w:r>
        <w:rPr>
          <w:sz w:val="20"/>
          <w:szCs w:val="20"/>
        </w:rPr>
        <w:t xml:space="preserve"> Osoby, ktoré sa zúčastňujú na formálnych/neformálnych dobrovoľníckych aktivitách alebo aktívnom občianstve, podľa pohlavia, veku a dosiahnutého vzdelania [dataset]. Luxemburg: Eurostat. Dostupné na: </w:t>
      </w:r>
      <w:hyperlink r:id="rId62">
        <w:r>
          <w:rPr>
            <w:color w:val="1155CC"/>
            <w:sz w:val="20"/>
            <w:szCs w:val="20"/>
            <w:u w:val="single"/>
          </w:rPr>
          <w:t>https://doi.org/10.2908/ILC_SCP01</w:t>
        </w:r>
      </w:hyperlink>
      <w:r>
        <w:rPr>
          <w:sz w:val="20"/>
          <w:szCs w:val="20"/>
        </w:rPr>
        <w:t xml:space="preserve">. (Prístup: 30. marca 2026); </w:t>
      </w:r>
      <w:r>
        <w:rPr>
          <w:b/>
          <w:bCs/>
          <w:sz w:val="20"/>
          <w:szCs w:val="20"/>
        </w:rPr>
        <w:t xml:space="preserve">Eurostat (2026). </w:t>
      </w:r>
      <w:r>
        <w:rPr>
          <w:sz w:val="20"/>
          <w:szCs w:val="20"/>
        </w:rPr>
        <w:t xml:space="preserve">Osoby, ktoré sa zúčastnili na akýchkoľvek kultúrnych alebo športových aktivitách v posledných 12 mesiacoch, podľa príjmového kvintilu, zloženia domácnosti, stupňa urbanizácie a frekvencie [dataset]. Luxemburg: Eurostat. Dostupné na: </w:t>
      </w:r>
      <w:hyperlink r:id="rId63">
        <w:r>
          <w:rPr>
            <w:color w:val="1155CC"/>
            <w:sz w:val="20"/>
            <w:szCs w:val="20"/>
            <w:u w:val="single"/>
          </w:rPr>
          <w:t>https://doi.org/10.2908/ILC_SCP02</w:t>
        </w:r>
      </w:hyperlink>
      <w:r>
        <w:rPr>
          <w:sz w:val="20"/>
          <w:szCs w:val="20"/>
        </w:rPr>
        <w:t xml:space="preserve">. </w:t>
      </w:r>
    </w:p>
    <w:p w14:paraId="1A64FF16" w14:textId="77777777" w:rsidR="009417BE" w:rsidRDefault="00000000">
      <w:pPr>
        <w:spacing w:line="240" w:lineRule="auto"/>
        <w:rPr>
          <w:sz w:val="20"/>
          <w:szCs w:val="20"/>
        </w:rPr>
      </w:pPr>
      <w:bookmarkStart w:id="179" w:name="kix.bi7ytnkvdp9y" w:colFirst="0" w:colLast="0"/>
      <w:bookmarkEnd w:id="179"/>
      <w:r>
        <w:rPr>
          <w:sz w:val="20"/>
          <w:szCs w:val="20"/>
        </w:rPr>
        <w:t xml:space="preserve">44.  </w:t>
      </w:r>
      <w:r>
        <w:rPr>
          <w:b/>
          <w:bCs/>
          <w:sz w:val="20"/>
          <w:szCs w:val="20"/>
        </w:rPr>
        <w:t>OECD (2024)</w:t>
      </w:r>
      <w:r>
        <w:rPr>
          <w:sz w:val="20"/>
          <w:szCs w:val="20"/>
        </w:rPr>
        <w:t xml:space="preserve">. OECD Survey on Drivers of Trust in Public Institutions – 2024 Results: Building Trust in a Complex Policy Environment. Paris:  OECD Publishing. Dostupné na: </w:t>
      </w:r>
      <w:hyperlink r:id="rId64">
        <w:r>
          <w:rPr>
            <w:color w:val="1155CC"/>
            <w:sz w:val="20"/>
            <w:szCs w:val="20"/>
            <w:u w:val="single"/>
          </w:rPr>
          <w:t>https://doi.org/10.1787/9a20554b-en</w:t>
        </w:r>
      </w:hyperlink>
      <w:r>
        <w:rPr>
          <w:sz w:val="20"/>
          <w:szCs w:val="20"/>
        </w:rPr>
        <w:t>. (Prístup: 30. Marec 2026).</w:t>
      </w:r>
    </w:p>
    <w:p w14:paraId="2F9AA94A" w14:textId="77777777" w:rsidR="009417BE" w:rsidRDefault="00000000">
      <w:pPr>
        <w:spacing w:line="240" w:lineRule="auto"/>
        <w:rPr>
          <w:sz w:val="20"/>
          <w:szCs w:val="20"/>
        </w:rPr>
      </w:pPr>
      <w:bookmarkStart w:id="180" w:name="kix.26j74abzddlb" w:colFirst="0" w:colLast="0"/>
      <w:bookmarkEnd w:id="180"/>
      <w:r>
        <w:rPr>
          <w:sz w:val="20"/>
          <w:szCs w:val="20"/>
        </w:rPr>
        <w:t>45.  Ibid.</w:t>
      </w:r>
    </w:p>
    <w:p w14:paraId="5B5D3B7F" w14:textId="77777777" w:rsidR="009417BE" w:rsidRDefault="00000000">
      <w:pPr>
        <w:keepNext/>
        <w:spacing w:line="240" w:lineRule="auto"/>
        <w:rPr>
          <w:sz w:val="20"/>
          <w:szCs w:val="20"/>
        </w:rPr>
      </w:pPr>
      <w:bookmarkStart w:id="181" w:name="kix.gr2oy5jnlmgn" w:colFirst="0" w:colLast="0"/>
      <w:bookmarkEnd w:id="181"/>
      <w:r>
        <w:rPr>
          <w:sz w:val="20"/>
          <w:szCs w:val="20"/>
        </w:rPr>
        <w:t xml:space="preserve">46.  </w:t>
      </w:r>
      <w:hyperlink r:id="rId65">
        <w:r>
          <w:rPr>
            <w:color w:val="1155CC"/>
            <w:sz w:val="20"/>
            <w:szCs w:val="20"/>
            <w:u w:val="single"/>
          </w:rPr>
          <w:t>https://www.eib.org/en/publications/20250218-econ-eibis-2025-slovakia</w:t>
        </w:r>
      </w:hyperlink>
      <w:r>
        <w:rPr>
          <w:sz w:val="20"/>
          <w:szCs w:val="20"/>
        </w:rPr>
        <w:t xml:space="preserve">, </w:t>
      </w:r>
      <w:hyperlink r:id="rId66">
        <w:r>
          <w:rPr>
            <w:color w:val="1155CC"/>
            <w:sz w:val="20"/>
            <w:szCs w:val="20"/>
            <w:u w:val="single"/>
          </w:rPr>
          <w:t>https://www.state.gov/reports/2025-investment-climate-statements/slovakia</w:t>
        </w:r>
      </w:hyperlink>
      <w:r>
        <w:rPr>
          <w:sz w:val="20"/>
          <w:szCs w:val="20"/>
        </w:rPr>
        <w:t xml:space="preserve">. </w:t>
      </w:r>
      <w:hyperlink r:id="rId67" w:anchor="_tab_Rank">
        <w:r>
          <w:rPr>
            <w:color w:val="1155CC"/>
            <w:sz w:val="20"/>
            <w:szCs w:val="20"/>
            <w:u w:val="single"/>
          </w:rPr>
          <w:t>https://www.imd.org/centers/wcc/world-competitiveness-center/rankings/world-competitiveness-ranking/rankings/wcr-rankings/#_tab_Rank</w:t>
        </w:r>
      </w:hyperlink>
      <w:r>
        <w:rPr>
          <w:sz w:val="20"/>
          <w:szCs w:val="20"/>
        </w:rPr>
        <w:t xml:space="preserve"> </w:t>
      </w:r>
    </w:p>
    <w:p w14:paraId="22C05925" w14:textId="77777777" w:rsidR="009417BE" w:rsidRDefault="00000000">
      <w:pPr>
        <w:spacing w:line="240" w:lineRule="auto"/>
        <w:rPr>
          <w:sz w:val="20"/>
          <w:szCs w:val="20"/>
        </w:rPr>
      </w:pPr>
      <w:bookmarkStart w:id="182" w:name="kix.lzswsivkua1" w:colFirst="0" w:colLast="0"/>
      <w:bookmarkEnd w:id="182"/>
      <w:r>
        <w:rPr>
          <w:sz w:val="20"/>
          <w:szCs w:val="20"/>
        </w:rPr>
        <w:t xml:space="preserve">47.  OECD (2021), </w:t>
      </w:r>
      <w:hyperlink r:id="rId68">
        <w:r>
          <w:rPr>
            <w:color w:val="1155CC"/>
            <w:sz w:val="20"/>
            <w:szCs w:val="20"/>
            <w:u w:val="single"/>
          </w:rPr>
          <w:t>Improving Higher Education in the Slovak Republic</w:t>
        </w:r>
      </w:hyperlink>
      <w:r>
        <w:rPr>
          <w:sz w:val="20"/>
          <w:szCs w:val="20"/>
        </w:rPr>
        <w:t>, Higher Education, OECD Publishing, Paris.</w:t>
      </w:r>
    </w:p>
    <w:p w14:paraId="4828AA65" w14:textId="77777777" w:rsidR="009417BE" w:rsidRDefault="00000000">
      <w:pPr>
        <w:spacing w:line="240" w:lineRule="auto"/>
        <w:rPr>
          <w:sz w:val="20"/>
          <w:szCs w:val="20"/>
        </w:rPr>
      </w:pPr>
      <w:bookmarkStart w:id="183" w:name="kix.3vdyxndaa7tp" w:colFirst="0" w:colLast="0"/>
      <w:bookmarkEnd w:id="183"/>
      <w:r>
        <w:rPr>
          <w:sz w:val="20"/>
          <w:szCs w:val="20"/>
        </w:rPr>
        <w:t xml:space="preserve">48.  Eurostat (2026).  </w:t>
      </w:r>
      <w:hyperlink r:id="rId69">
        <w:r>
          <w:rPr>
            <w:color w:val="1155CC"/>
            <w:sz w:val="20"/>
            <w:szCs w:val="20"/>
            <w:u w:val="single"/>
          </w:rPr>
          <w:t>Hrubé výdavky na vedu a výskum podľa odvetvia činnosti a zdroja financovania</w:t>
        </w:r>
      </w:hyperlink>
      <w:r>
        <w:rPr>
          <w:sz w:val="20"/>
          <w:szCs w:val="20"/>
        </w:rPr>
        <w:t xml:space="preserve"> [dataset]. </w:t>
      </w:r>
    </w:p>
    <w:p w14:paraId="5B1DC93E" w14:textId="713A433C" w:rsidR="009417BE" w:rsidRDefault="00000000">
      <w:pPr>
        <w:spacing w:line="240" w:lineRule="auto"/>
        <w:rPr>
          <w:sz w:val="20"/>
          <w:szCs w:val="20"/>
        </w:rPr>
      </w:pPr>
      <w:bookmarkStart w:id="184" w:name="kix.m0407l8j31u8" w:colFirst="0" w:colLast="0"/>
      <w:bookmarkEnd w:id="184"/>
      <w:r>
        <w:rPr>
          <w:sz w:val="20"/>
          <w:szCs w:val="20"/>
        </w:rPr>
        <w:t xml:space="preserve">49.  </w:t>
      </w:r>
      <w:hyperlink r:id="rId70">
        <w:r>
          <w:rPr>
            <w:color w:val="1155CC"/>
            <w:sz w:val="20"/>
            <w:szCs w:val="20"/>
            <w:u w:val="single"/>
          </w:rPr>
          <w:t>European Higher Education Sector Scoreboard</w:t>
        </w:r>
      </w:hyperlink>
      <w:r>
        <w:rPr>
          <w:sz w:val="20"/>
          <w:szCs w:val="20"/>
        </w:rPr>
        <w:t xml:space="preserve"> (EHESO) (2025). Share of higher education institutions revenues from third-party funding.</w:t>
      </w:r>
    </w:p>
    <w:p w14:paraId="20BE4696" w14:textId="77777777" w:rsidR="009417BE" w:rsidRDefault="00000000">
      <w:pPr>
        <w:spacing w:line="240" w:lineRule="auto"/>
        <w:rPr>
          <w:sz w:val="20"/>
          <w:szCs w:val="20"/>
        </w:rPr>
      </w:pPr>
      <w:bookmarkStart w:id="185" w:name="kix.q0no9donvas1" w:colFirst="0" w:colLast="0"/>
      <w:bookmarkEnd w:id="185"/>
      <w:r>
        <w:rPr>
          <w:sz w:val="20"/>
          <w:szCs w:val="20"/>
        </w:rPr>
        <w:t xml:space="preserve">50.  Eurostat (2026). </w:t>
      </w:r>
      <w:hyperlink r:id="rId71">
        <w:r>
          <w:rPr>
            <w:color w:val="1155CC"/>
            <w:sz w:val="20"/>
            <w:szCs w:val="20"/>
            <w:u w:val="single"/>
          </w:rPr>
          <w:t>Osoby vo veku 25-34 rokov s dosiahnutým terciárnym vzdelaním</w:t>
        </w:r>
      </w:hyperlink>
      <w:r>
        <w:rPr>
          <w:sz w:val="20"/>
          <w:szCs w:val="20"/>
        </w:rPr>
        <w:t xml:space="preserve"> [dataset].</w:t>
      </w:r>
    </w:p>
    <w:p w14:paraId="3EA6B405" w14:textId="77777777" w:rsidR="009417BE" w:rsidRDefault="00000000">
      <w:pPr>
        <w:spacing w:line="240" w:lineRule="auto"/>
        <w:rPr>
          <w:sz w:val="20"/>
          <w:szCs w:val="20"/>
        </w:rPr>
      </w:pPr>
      <w:bookmarkStart w:id="186" w:name="kix.cfxr3e15q7g1" w:colFirst="0" w:colLast="0"/>
      <w:bookmarkEnd w:id="186"/>
      <w:r>
        <w:rPr>
          <w:sz w:val="20"/>
          <w:szCs w:val="20"/>
        </w:rPr>
        <w:t xml:space="preserve">51.  CVTI: Štatistická ročenka – </w:t>
      </w:r>
      <w:hyperlink r:id="rId72">
        <w:r>
          <w:rPr>
            <w:color w:val="1155CC"/>
            <w:sz w:val="20"/>
            <w:szCs w:val="20"/>
            <w:u w:val="single"/>
          </w:rPr>
          <w:t>vysoké školy</w:t>
        </w:r>
      </w:hyperlink>
      <w:r>
        <w:rPr>
          <w:sz w:val="20"/>
          <w:szCs w:val="20"/>
        </w:rPr>
        <w:t xml:space="preserve"> </w:t>
      </w:r>
    </w:p>
    <w:p w14:paraId="1C550141" w14:textId="6332579F" w:rsidR="009417BE" w:rsidRDefault="00000000">
      <w:pPr>
        <w:spacing w:line="240" w:lineRule="auto"/>
        <w:rPr>
          <w:sz w:val="20"/>
          <w:szCs w:val="20"/>
        </w:rPr>
      </w:pPr>
      <w:bookmarkStart w:id="187" w:name="kix.y98xtneb0gsk" w:colFirst="0" w:colLast="0"/>
      <w:bookmarkEnd w:id="187"/>
      <w:r>
        <w:rPr>
          <w:sz w:val="20"/>
          <w:szCs w:val="20"/>
        </w:rPr>
        <w:t xml:space="preserve">52.  </w:t>
      </w:r>
      <w:hyperlink r:id="rId73">
        <w:r>
          <w:rPr>
            <w:color w:val="1155CC"/>
            <w:sz w:val="20"/>
            <w:szCs w:val="20"/>
            <w:u w:val="single"/>
          </w:rPr>
          <w:t>EHES</w:t>
        </w:r>
      </w:hyperlink>
      <w:r>
        <w:rPr>
          <w:sz w:val="20"/>
          <w:szCs w:val="20"/>
        </w:rPr>
        <w:t>O (2025). Erasmus+ incoming/outgoing mobilities at ISCED 5-7 (per 1000 students); Incoming/Outgoing staff funded by Erasmus+ (per 1000 academic personnel)</w:t>
      </w:r>
    </w:p>
    <w:p w14:paraId="041DE180" w14:textId="1D584E4C" w:rsidR="009417BE" w:rsidRDefault="00000000">
      <w:pPr>
        <w:spacing w:line="240" w:lineRule="auto"/>
        <w:rPr>
          <w:sz w:val="20"/>
          <w:szCs w:val="20"/>
        </w:rPr>
      </w:pPr>
      <w:bookmarkStart w:id="188" w:name="kix.ysc0s3xxs10y" w:colFirst="0" w:colLast="0"/>
      <w:bookmarkEnd w:id="188"/>
      <w:r>
        <w:rPr>
          <w:sz w:val="20"/>
          <w:szCs w:val="20"/>
        </w:rPr>
        <w:t xml:space="preserve">53.  </w:t>
      </w:r>
      <w:hyperlink r:id="rId74">
        <w:r>
          <w:rPr>
            <w:color w:val="1155CC"/>
            <w:sz w:val="20"/>
            <w:szCs w:val="20"/>
            <w:u w:val="single"/>
          </w:rPr>
          <w:t>EHES</w:t>
        </w:r>
      </w:hyperlink>
      <w:hyperlink r:id="rId75" w:history="1">
        <w:r>
          <w:rPr>
            <w:color w:val="1155CC"/>
            <w:sz w:val="20"/>
            <w:szCs w:val="20"/>
            <w:u w:val="single"/>
          </w:rPr>
          <w:t>O</w:t>
        </w:r>
      </w:hyperlink>
      <w:r>
        <w:rPr>
          <w:sz w:val="20"/>
          <w:szCs w:val="20"/>
        </w:rPr>
        <w:t xml:space="preserve"> (2025). EU-FP participations in higher education sector (per 1000 academic personnel)</w:t>
      </w:r>
    </w:p>
    <w:p w14:paraId="09609889" w14:textId="5FC083C9" w:rsidR="009417BE" w:rsidRDefault="00000000">
      <w:pPr>
        <w:spacing w:line="240" w:lineRule="auto"/>
        <w:rPr>
          <w:sz w:val="20"/>
          <w:szCs w:val="20"/>
        </w:rPr>
      </w:pPr>
      <w:bookmarkStart w:id="189" w:name="kix.h1fmkle6dy6k" w:colFirst="0" w:colLast="0"/>
      <w:bookmarkEnd w:id="189"/>
      <w:r>
        <w:rPr>
          <w:sz w:val="20"/>
          <w:szCs w:val="20"/>
        </w:rPr>
        <w:t xml:space="preserve">54.  </w:t>
      </w:r>
      <w:hyperlink r:id="rId76">
        <w:r>
          <w:rPr>
            <w:color w:val="1155CC"/>
            <w:sz w:val="20"/>
            <w:szCs w:val="20"/>
            <w:u w:val="single"/>
          </w:rPr>
          <w:t>EHES</w:t>
        </w:r>
      </w:hyperlink>
      <w:r>
        <w:rPr>
          <w:sz w:val="20"/>
          <w:szCs w:val="20"/>
        </w:rPr>
        <w:t>O (2025). Share of top 1% / 10% most cited research publications</w:t>
      </w:r>
    </w:p>
    <w:p w14:paraId="59C8799D" w14:textId="778CAF7A" w:rsidR="009417BE" w:rsidRDefault="00000000">
      <w:pPr>
        <w:spacing w:line="240" w:lineRule="auto"/>
        <w:rPr>
          <w:sz w:val="20"/>
          <w:szCs w:val="20"/>
        </w:rPr>
      </w:pPr>
      <w:bookmarkStart w:id="190" w:name="kix.q8deieso1n3c" w:colFirst="0" w:colLast="0"/>
      <w:bookmarkEnd w:id="190"/>
      <w:r>
        <w:rPr>
          <w:sz w:val="20"/>
          <w:szCs w:val="20"/>
        </w:rPr>
        <w:t xml:space="preserve">55.   </w:t>
      </w:r>
      <w:hyperlink r:id="rId77">
        <w:r>
          <w:rPr>
            <w:color w:val="1155CC"/>
            <w:sz w:val="20"/>
            <w:szCs w:val="20"/>
            <w:u w:val="single"/>
          </w:rPr>
          <w:t>EHES</w:t>
        </w:r>
      </w:hyperlink>
      <w:r>
        <w:rPr>
          <w:sz w:val="20"/>
          <w:szCs w:val="20"/>
        </w:rPr>
        <w:t>O (2025). Share of co-publications with industrial partner;  collaborations in EU-FP projects (per 1000 academic personnel)</w:t>
      </w:r>
    </w:p>
    <w:p w14:paraId="7AEE5E90" w14:textId="77777777" w:rsidR="009417BE" w:rsidRDefault="00000000">
      <w:pPr>
        <w:spacing w:line="240" w:lineRule="auto"/>
        <w:rPr>
          <w:sz w:val="20"/>
          <w:szCs w:val="20"/>
        </w:rPr>
      </w:pPr>
      <w:bookmarkStart w:id="191" w:name="kix.6qb3hjce8xpn" w:colFirst="0" w:colLast="0"/>
      <w:bookmarkEnd w:id="191"/>
      <w:r>
        <w:rPr>
          <w:sz w:val="20"/>
          <w:szCs w:val="20"/>
        </w:rPr>
        <w:t xml:space="preserve">56.   Eurostat (2026). </w:t>
      </w:r>
      <w:hyperlink r:id="rId78">
        <w:r>
          <w:rPr>
            <w:color w:val="1155CC"/>
            <w:sz w:val="20"/>
            <w:szCs w:val="20"/>
            <w:u w:val="single"/>
          </w:rPr>
          <w:t>Prihlášky patentov podané na Európskom patentovom úrade podľa krajiny bydliska prihlasovateľov/vynálezcov.</w:t>
        </w:r>
      </w:hyperlink>
    </w:p>
    <w:p w14:paraId="25AEB50C" w14:textId="77777777" w:rsidR="009417BE" w:rsidRDefault="00000000">
      <w:pPr>
        <w:spacing w:line="240" w:lineRule="auto"/>
        <w:rPr>
          <w:sz w:val="20"/>
          <w:szCs w:val="20"/>
        </w:rPr>
      </w:pPr>
      <w:bookmarkStart w:id="192" w:name="kix.6gihejr6izl4" w:colFirst="0" w:colLast="0"/>
      <w:bookmarkEnd w:id="192"/>
      <w:r>
        <w:rPr>
          <w:sz w:val="20"/>
          <w:szCs w:val="20"/>
        </w:rPr>
        <w:t xml:space="preserve">57.  </w:t>
      </w:r>
      <w:hyperlink r:id="rId79">
        <w:r>
          <w:rPr>
            <w:color w:val="1155CC"/>
            <w:sz w:val="20"/>
            <w:szCs w:val="20"/>
            <w:u w:val="single"/>
          </w:rPr>
          <w:t>https://education.ec.europa.eu/sk/focus-topics/improving-quality/key-competences</w:t>
        </w:r>
      </w:hyperlink>
      <w:r>
        <w:rPr>
          <w:sz w:val="20"/>
          <w:szCs w:val="20"/>
        </w:rPr>
        <w:t xml:space="preserve"> </w:t>
      </w:r>
    </w:p>
    <w:p w14:paraId="3A645537" w14:textId="77777777" w:rsidR="009417BE" w:rsidRDefault="00000000">
      <w:pPr>
        <w:spacing w:line="240" w:lineRule="auto"/>
        <w:rPr>
          <w:sz w:val="20"/>
          <w:szCs w:val="20"/>
        </w:rPr>
      </w:pPr>
      <w:bookmarkStart w:id="193" w:name="kix.nqz6a6mlx5l7" w:colFirst="0" w:colLast="0"/>
      <w:bookmarkEnd w:id="193"/>
      <w:r>
        <w:rPr>
          <w:sz w:val="20"/>
          <w:szCs w:val="20"/>
        </w:rPr>
        <w:t xml:space="preserve">58.  </w:t>
      </w:r>
      <w:hyperlink r:id="rId80">
        <w:r>
          <w:rPr>
            <w:color w:val="1155CC"/>
            <w:sz w:val="20"/>
            <w:szCs w:val="20"/>
            <w:u w:val="single"/>
          </w:rPr>
          <w:t>https://www.weforum.org/publications/the-future-of-jobs-report-2025/in-full/</w:t>
        </w:r>
      </w:hyperlink>
      <w:r>
        <w:rPr>
          <w:sz w:val="20"/>
          <w:szCs w:val="20"/>
        </w:rPr>
        <w:t xml:space="preserve"> </w:t>
      </w:r>
    </w:p>
    <w:p w14:paraId="3626003D" w14:textId="77777777" w:rsidR="009417BE" w:rsidRDefault="00000000">
      <w:pPr>
        <w:spacing w:line="240" w:lineRule="auto"/>
        <w:rPr>
          <w:sz w:val="20"/>
          <w:szCs w:val="20"/>
        </w:rPr>
      </w:pPr>
      <w:bookmarkStart w:id="194" w:name="kix.jay41m6syru" w:colFirst="0" w:colLast="0"/>
      <w:bookmarkEnd w:id="194"/>
      <w:r>
        <w:rPr>
          <w:sz w:val="20"/>
          <w:szCs w:val="20"/>
        </w:rPr>
        <w:t xml:space="preserve">59. </w:t>
      </w:r>
      <w:hyperlink r:id="rId81">
        <w:r>
          <w:rPr>
            <w:color w:val="1155CC"/>
            <w:sz w:val="20"/>
            <w:szCs w:val="20"/>
            <w:u w:val="single"/>
          </w:rPr>
          <w:t>https://institutsocialnejpolitiky.sk/wp-content/uploads/2023/05/ako_zabezpecit_kazdemu_dietatu_co_najlepsi_start_isp_2023.pdf</w:t>
        </w:r>
      </w:hyperlink>
      <w:r>
        <w:rPr>
          <w:sz w:val="20"/>
          <w:szCs w:val="20"/>
        </w:rPr>
        <w:t xml:space="preserve"> </w:t>
      </w:r>
    </w:p>
    <w:p w14:paraId="6AE3F528" w14:textId="77777777" w:rsidR="009417BE" w:rsidRDefault="00000000">
      <w:pPr>
        <w:spacing w:line="240" w:lineRule="auto"/>
        <w:rPr>
          <w:sz w:val="20"/>
          <w:szCs w:val="20"/>
        </w:rPr>
      </w:pPr>
      <w:bookmarkStart w:id="195" w:name="kix.6tjup6i5ki3q" w:colFirst="0" w:colLast="0"/>
      <w:bookmarkEnd w:id="195"/>
      <w:r>
        <w:rPr>
          <w:sz w:val="20"/>
          <w:szCs w:val="20"/>
        </w:rPr>
        <w:t xml:space="preserve">60.  OECD (2023), </w:t>
      </w:r>
      <w:r>
        <w:rPr>
          <w:i/>
          <w:iCs/>
          <w:sz w:val="20"/>
          <w:szCs w:val="20"/>
        </w:rPr>
        <w:t>PISA 2022 Results (Volume I): The State of Learning and Equity in Education</w:t>
      </w:r>
      <w:r>
        <w:rPr>
          <w:sz w:val="20"/>
          <w:szCs w:val="20"/>
        </w:rPr>
        <w:t>, PISA, OECD Publishing, Paris,</w:t>
      </w:r>
      <w:hyperlink r:id="rId82">
        <w:r>
          <w:rPr>
            <w:sz w:val="20"/>
            <w:szCs w:val="20"/>
          </w:rPr>
          <w:t xml:space="preserve"> </w:t>
        </w:r>
      </w:hyperlink>
      <w:hyperlink r:id="rId83">
        <w:r>
          <w:rPr>
            <w:color w:val="1155CC"/>
            <w:sz w:val="20"/>
            <w:szCs w:val="20"/>
            <w:u w:val="single"/>
          </w:rPr>
          <w:t>https://doi.org/10.1787/53f23881-en</w:t>
        </w:r>
      </w:hyperlink>
      <w:r>
        <w:rPr>
          <w:sz w:val="20"/>
          <w:szCs w:val="20"/>
        </w:rPr>
        <w:t xml:space="preserve">.  V slovenčine: </w:t>
      </w:r>
      <w:hyperlink r:id="rId84">
        <w:r>
          <w:rPr>
            <w:color w:val="1155CC"/>
            <w:sz w:val="20"/>
            <w:szCs w:val="20"/>
            <w:u w:val="single"/>
          </w:rPr>
          <w:t>https://www2.nucem.sk/dl/5945/PISA_2022_Kratka_sprava_SVK_web.pdf</w:t>
        </w:r>
      </w:hyperlink>
      <w:r>
        <w:rPr>
          <w:sz w:val="20"/>
          <w:szCs w:val="20"/>
        </w:rPr>
        <w:t xml:space="preserve"> </w:t>
      </w:r>
    </w:p>
    <w:p w14:paraId="4640E6EF" w14:textId="77777777" w:rsidR="009417BE" w:rsidRDefault="00000000">
      <w:pPr>
        <w:spacing w:line="240" w:lineRule="auto"/>
        <w:rPr>
          <w:sz w:val="20"/>
          <w:szCs w:val="20"/>
        </w:rPr>
      </w:pPr>
      <w:bookmarkStart w:id="196" w:name="kix.gbgw758bz0n3" w:colFirst="0" w:colLast="0"/>
      <w:bookmarkEnd w:id="196"/>
      <w:r>
        <w:rPr>
          <w:sz w:val="20"/>
          <w:szCs w:val="20"/>
        </w:rPr>
        <w:t xml:space="preserve">61. </w:t>
      </w:r>
      <w:hyperlink r:id="rId85">
        <w:r>
          <w:rPr>
            <w:color w:val="1155CC"/>
            <w:sz w:val="20"/>
            <w:szCs w:val="20"/>
            <w:u w:val="single"/>
          </w:rPr>
          <w:t>https://nivam.sk/oecd-piaac-2023-zverejnenie-vysledkov-medzinarodneho-vyskumu-16-az-65-rocnych-dospelych/</w:t>
        </w:r>
      </w:hyperlink>
      <w:r>
        <w:rPr>
          <w:sz w:val="20"/>
          <w:szCs w:val="20"/>
        </w:rPr>
        <w:t xml:space="preserve"> </w:t>
      </w:r>
    </w:p>
    <w:p w14:paraId="42E82BC7" w14:textId="77777777" w:rsidR="009417BE" w:rsidRDefault="00000000">
      <w:pPr>
        <w:spacing w:line="240" w:lineRule="auto"/>
        <w:rPr>
          <w:sz w:val="20"/>
          <w:szCs w:val="20"/>
        </w:rPr>
      </w:pPr>
      <w:bookmarkStart w:id="197" w:name="kix.38sjc9eq7qcx" w:colFirst="0" w:colLast="0"/>
      <w:bookmarkEnd w:id="197"/>
      <w:r>
        <w:rPr>
          <w:sz w:val="20"/>
          <w:szCs w:val="20"/>
        </w:rPr>
        <w:t xml:space="preserve">62.  </w:t>
      </w:r>
      <w:hyperlink r:id="rId86">
        <w:r>
          <w:rPr>
            <w:color w:val="1155CC"/>
            <w:sz w:val="20"/>
            <w:szCs w:val="20"/>
            <w:u w:val="single"/>
          </w:rPr>
          <w:t>https://epale.ec.europa.eu/sk/blog/zakladne-zrucnosti-klucove-kompetencie</w:t>
        </w:r>
      </w:hyperlink>
      <w:r>
        <w:rPr>
          <w:sz w:val="20"/>
          <w:szCs w:val="20"/>
        </w:rPr>
        <w:t xml:space="preserve"> </w:t>
      </w:r>
    </w:p>
    <w:p w14:paraId="5FE439AC" w14:textId="77777777" w:rsidR="009417BE" w:rsidRDefault="00000000">
      <w:pPr>
        <w:spacing w:line="240" w:lineRule="auto"/>
        <w:rPr>
          <w:sz w:val="20"/>
          <w:szCs w:val="20"/>
        </w:rPr>
      </w:pPr>
      <w:bookmarkStart w:id="198" w:name="kix.gkd4ykp77k7v" w:colFirst="0" w:colLast="0"/>
      <w:bookmarkEnd w:id="198"/>
      <w:r>
        <w:rPr>
          <w:sz w:val="20"/>
          <w:szCs w:val="20"/>
        </w:rPr>
        <w:t xml:space="preserve">63. </w:t>
      </w:r>
      <w:hyperlink r:id="rId87">
        <w:r>
          <w:rPr>
            <w:color w:val="1155CC"/>
            <w:sz w:val="20"/>
            <w:szCs w:val="20"/>
            <w:u w:val="single"/>
          </w:rPr>
          <w:t>https://webgate.ec.europa.eu/empl/redisstat/databrowser/view/lmp_expsumm__custom_4639/default/table?lang=en</w:t>
        </w:r>
      </w:hyperlink>
      <w:r>
        <w:rPr>
          <w:sz w:val="20"/>
          <w:szCs w:val="20"/>
        </w:rPr>
        <w:t xml:space="preserve"> </w:t>
      </w:r>
    </w:p>
    <w:p w14:paraId="51856728" w14:textId="77777777" w:rsidR="009417BE" w:rsidRDefault="00000000">
      <w:pPr>
        <w:spacing w:line="240" w:lineRule="auto"/>
        <w:rPr>
          <w:sz w:val="20"/>
          <w:szCs w:val="20"/>
        </w:rPr>
      </w:pPr>
      <w:bookmarkStart w:id="199" w:name="kix.5o2vshg7a8c5" w:colFirst="0" w:colLast="0"/>
      <w:bookmarkEnd w:id="199"/>
      <w:r>
        <w:rPr>
          <w:sz w:val="20"/>
          <w:szCs w:val="20"/>
        </w:rPr>
        <w:t xml:space="preserve">64. </w:t>
      </w:r>
      <w:hyperlink r:id="rId88">
        <w:r>
          <w:rPr>
            <w:sz w:val="20"/>
            <w:szCs w:val="20"/>
          </w:rPr>
          <w:t>https://vaia.gov.sk/wp-content/uploads/2023/05/01_Narodna-strategia-vyskumu-vyvoja-a-inovacii_vlastny-material_V2.pdf</w:t>
        </w:r>
      </w:hyperlink>
      <w:r>
        <w:rPr>
          <w:sz w:val="20"/>
          <w:szCs w:val="20"/>
        </w:rPr>
        <w:t xml:space="preserve">   </w:t>
      </w:r>
    </w:p>
    <w:p w14:paraId="05D3440C" w14:textId="77777777" w:rsidR="009417BE" w:rsidRDefault="00000000">
      <w:pPr>
        <w:spacing w:line="240" w:lineRule="auto"/>
        <w:rPr>
          <w:sz w:val="20"/>
          <w:szCs w:val="20"/>
        </w:rPr>
      </w:pPr>
      <w:bookmarkStart w:id="200" w:name="kix.lb8q31njv9as" w:colFirst="0" w:colLast="0"/>
      <w:bookmarkEnd w:id="200"/>
      <w:r>
        <w:rPr>
          <w:sz w:val="20"/>
          <w:szCs w:val="20"/>
        </w:rPr>
        <w:t xml:space="preserve">65.  </w:t>
      </w:r>
      <w:hyperlink r:id="rId89">
        <w:r>
          <w:rPr>
            <w:color w:val="1155CC"/>
            <w:sz w:val="20"/>
            <w:szCs w:val="20"/>
            <w:u w:val="single"/>
          </w:rPr>
          <w:t>https://www.upsvr.gov.sk/statistiky/zamestnavanie-cudzincov-statistiky.html?page_id=10803</w:t>
        </w:r>
      </w:hyperlink>
      <w:r>
        <w:rPr>
          <w:sz w:val="20"/>
          <w:szCs w:val="20"/>
        </w:rPr>
        <w:t xml:space="preserve"> </w:t>
      </w:r>
    </w:p>
    <w:p w14:paraId="14E64406" w14:textId="77777777" w:rsidR="009417BE" w:rsidRDefault="00000000">
      <w:pPr>
        <w:spacing w:line="240" w:lineRule="auto"/>
        <w:rPr>
          <w:sz w:val="20"/>
          <w:szCs w:val="20"/>
        </w:rPr>
      </w:pPr>
      <w:bookmarkStart w:id="201" w:name="kix.9most3ahzdgh" w:colFirst="0" w:colLast="0"/>
      <w:bookmarkEnd w:id="201"/>
      <w:r>
        <w:rPr>
          <w:sz w:val="20"/>
          <w:szCs w:val="20"/>
        </w:rPr>
        <w:t xml:space="preserve">66.  Zrýchlené prideľovanie pracovných povolení založené na Zozname zamestnaní s nedostatkom pracovnej sily publikovanom ÚPSVaRom je verejná služba, ktorá funguje najmä pre povolania v priemysle a menej pre komplexnejšie povolania v službách:  </w:t>
      </w:r>
      <w:hyperlink r:id="rId90">
        <w:r>
          <w:rPr>
            <w:sz w:val="20"/>
            <w:szCs w:val="20"/>
          </w:rPr>
          <w:t>https://www.upsvr.gov.sk/buxus/generate_page.php?page_id=806803</w:t>
        </w:r>
      </w:hyperlink>
      <w:r>
        <w:rPr>
          <w:sz w:val="20"/>
          <w:szCs w:val="20"/>
        </w:rPr>
        <w:br/>
        <w:t xml:space="preserve">Paralelný systém Národných víz zjednodušuje prístup na Slovenský trh práce, ale jeho využívanie je </w:t>
      </w:r>
      <w:r>
        <w:rPr>
          <w:sz w:val="20"/>
          <w:szCs w:val="20"/>
        </w:rPr>
        <w:lastRenderedPageBreak/>
        <w:t>opäť najpočetnejšie vo vybraných segmentoch</w:t>
      </w:r>
      <w:r>
        <w:rPr>
          <w:color w:val="1155CC"/>
          <w:sz w:val="20"/>
          <w:szCs w:val="20"/>
          <w:u w:val="single"/>
        </w:rPr>
        <w:t xml:space="preserve"> </w:t>
      </w:r>
      <w:r>
        <w:rPr>
          <w:sz w:val="20"/>
          <w:szCs w:val="20"/>
        </w:rPr>
        <w:t xml:space="preserve">trhu a najmä pre vybrané krajiny pôvodu (vrátane menej tradičných krajín ako Indonézia, Filipíny, India, či Nepál).  </w:t>
      </w:r>
    </w:p>
    <w:p w14:paraId="60CC4E7A" w14:textId="77777777" w:rsidR="009417BE" w:rsidRDefault="00000000">
      <w:pPr>
        <w:spacing w:line="240" w:lineRule="auto"/>
        <w:rPr>
          <w:sz w:val="20"/>
          <w:szCs w:val="20"/>
        </w:rPr>
      </w:pPr>
      <w:bookmarkStart w:id="202" w:name="kix.linidsn0jymn" w:colFirst="0" w:colLast="0"/>
      <w:bookmarkEnd w:id="202"/>
      <w:r>
        <w:rPr>
          <w:sz w:val="20"/>
          <w:szCs w:val="20"/>
        </w:rPr>
        <w:t xml:space="preserve">67.  </w:t>
      </w:r>
      <w:hyperlink r:id="rId91">
        <w:r>
          <w:rPr>
            <w:color w:val="1155CC"/>
            <w:sz w:val="20"/>
            <w:szCs w:val="20"/>
            <w:u w:val="single"/>
          </w:rPr>
          <w:t>ODLIV MOZGOV I: NECESTUJ TÝM VLAKOM!</w:t>
        </w:r>
      </w:hyperlink>
      <w:r>
        <w:rPr>
          <w:color w:val="1155CC"/>
          <w:sz w:val="20"/>
          <w:szCs w:val="20"/>
          <w:u w:val="single"/>
        </w:rPr>
        <w:t xml:space="preserve"> </w:t>
      </w:r>
    </w:p>
    <w:p w14:paraId="18EB9649" w14:textId="77777777" w:rsidR="009417BE" w:rsidRDefault="00000000">
      <w:pPr>
        <w:spacing w:line="240" w:lineRule="auto"/>
        <w:rPr>
          <w:sz w:val="20"/>
          <w:szCs w:val="20"/>
        </w:rPr>
      </w:pPr>
      <w:bookmarkStart w:id="203" w:name="kix.go1ls2diwyt" w:colFirst="0" w:colLast="0"/>
      <w:bookmarkEnd w:id="203"/>
      <w:r>
        <w:rPr>
          <w:sz w:val="20"/>
          <w:szCs w:val="20"/>
        </w:rPr>
        <w:t xml:space="preserve">68.  </w:t>
      </w:r>
      <w:hyperlink r:id="rId92">
        <w:r>
          <w:rPr>
            <w:color w:val="1155CC"/>
            <w:sz w:val="20"/>
            <w:szCs w:val="20"/>
            <w:u w:val="single"/>
          </w:rPr>
          <w:t>ODLIV MOZGOV III: VRÁŤ MI TIE HVIEZDY</w:t>
        </w:r>
      </w:hyperlink>
    </w:p>
    <w:p w14:paraId="20F11A94" w14:textId="77777777" w:rsidR="009417BE" w:rsidRDefault="00000000">
      <w:pPr>
        <w:spacing w:line="240" w:lineRule="auto"/>
        <w:rPr>
          <w:sz w:val="20"/>
          <w:szCs w:val="20"/>
        </w:rPr>
      </w:pPr>
      <w:bookmarkStart w:id="204" w:name="kix.4rhsuyvfn3wh" w:colFirst="0" w:colLast="0"/>
      <w:bookmarkEnd w:id="204"/>
      <w:r>
        <w:rPr>
          <w:sz w:val="20"/>
          <w:szCs w:val="20"/>
        </w:rPr>
        <w:t xml:space="preserve">69.  </w:t>
      </w:r>
      <w:hyperlink r:id="rId93">
        <w:r>
          <w:rPr>
            <w:color w:val="1155CC"/>
            <w:sz w:val="20"/>
            <w:szCs w:val="20"/>
            <w:u w:val="single"/>
          </w:rPr>
          <w:t>https://ec.europa.eu/eurostat/web/products-eurostat-news/w/ddn-20250822-1</w:t>
        </w:r>
      </w:hyperlink>
      <w:r>
        <w:rPr>
          <w:sz w:val="20"/>
          <w:szCs w:val="20"/>
        </w:rPr>
        <w:t xml:space="preserve"> </w:t>
      </w:r>
    </w:p>
    <w:p w14:paraId="5C95721C" w14:textId="77777777" w:rsidR="009417BE" w:rsidRDefault="00000000">
      <w:pPr>
        <w:spacing w:line="240" w:lineRule="auto"/>
        <w:rPr>
          <w:sz w:val="20"/>
          <w:szCs w:val="20"/>
        </w:rPr>
      </w:pPr>
      <w:bookmarkStart w:id="205" w:name="kix.wovuk492y0iw" w:colFirst="0" w:colLast="0"/>
      <w:bookmarkEnd w:id="205"/>
      <w:r>
        <w:rPr>
          <w:sz w:val="20"/>
          <w:szCs w:val="20"/>
        </w:rPr>
        <w:t xml:space="preserve">70.  </w:t>
      </w:r>
      <w:hyperlink r:id="rId94">
        <w:r>
          <w:rPr>
            <w:color w:val="0B57D0"/>
            <w:sz w:val="20"/>
            <w:szCs w:val="20"/>
            <w:u w:val="single"/>
          </w:rPr>
          <w:t>https://www.vlada.gov.sk/site/assets/files/3071/white_paper_1_magnet_pre_talent_online.pdf</w:t>
        </w:r>
      </w:hyperlink>
    </w:p>
    <w:p w14:paraId="6C478DE9" w14:textId="77777777" w:rsidR="009417BE" w:rsidRDefault="00000000">
      <w:pPr>
        <w:spacing w:line="240" w:lineRule="auto"/>
        <w:rPr>
          <w:sz w:val="20"/>
          <w:szCs w:val="20"/>
        </w:rPr>
      </w:pPr>
      <w:bookmarkStart w:id="206" w:name="kix.uktsy1ohbrrq" w:colFirst="0" w:colLast="0"/>
      <w:bookmarkEnd w:id="206"/>
      <w:r>
        <w:rPr>
          <w:sz w:val="20"/>
          <w:szCs w:val="20"/>
        </w:rPr>
        <w:t>71.  OECD Family Database, indicator PF2.1</w:t>
      </w:r>
    </w:p>
    <w:p w14:paraId="101C1983" w14:textId="77777777" w:rsidR="009417BE" w:rsidRDefault="00000000">
      <w:pPr>
        <w:spacing w:line="240" w:lineRule="auto"/>
        <w:rPr>
          <w:sz w:val="20"/>
          <w:szCs w:val="20"/>
        </w:rPr>
      </w:pPr>
      <w:bookmarkStart w:id="207" w:name="kix.mzykmhh4d22c" w:colFirst="0" w:colLast="0"/>
      <w:bookmarkEnd w:id="207"/>
      <w:r>
        <w:rPr>
          <w:sz w:val="20"/>
          <w:szCs w:val="20"/>
        </w:rPr>
        <w:t>72.  Viac inform.ci. na: https://www.shmu.sk/sk/?page=2049&amp;id=1219</w:t>
      </w:r>
    </w:p>
    <w:p w14:paraId="210B5F6E" w14:textId="77777777" w:rsidR="009417BE" w:rsidRDefault="00000000">
      <w:pPr>
        <w:spacing w:line="240" w:lineRule="auto"/>
        <w:rPr>
          <w:sz w:val="20"/>
          <w:szCs w:val="20"/>
        </w:rPr>
      </w:pPr>
      <w:bookmarkStart w:id="208" w:name="kix.mr8ajc6k87wq" w:colFirst="0" w:colLast="0"/>
      <w:bookmarkEnd w:id="208"/>
      <w:r>
        <w:rPr>
          <w:sz w:val="20"/>
          <w:szCs w:val="20"/>
        </w:rPr>
        <w:t>73.  Europe’s Environment (EEA 2025), Making Peace with Nature (UNEP 2021)</w:t>
      </w:r>
    </w:p>
    <w:p w14:paraId="4C58B236" w14:textId="77777777" w:rsidR="009417BE" w:rsidRDefault="00000000">
      <w:pPr>
        <w:spacing w:line="240" w:lineRule="auto"/>
        <w:rPr>
          <w:sz w:val="20"/>
          <w:szCs w:val="20"/>
        </w:rPr>
      </w:pPr>
      <w:bookmarkStart w:id="209" w:name="kix.hwf8fk65a72g" w:colFirst="0" w:colLast="0"/>
      <w:bookmarkEnd w:id="209"/>
      <w:r>
        <w:rPr>
          <w:sz w:val="20"/>
          <w:szCs w:val="20"/>
        </w:rPr>
        <w:t xml:space="preserve">74.  EEA (Eur.pska environment.lna agent.ra). 2024a. Europe sustainability transition outlook. Dostupn. Na: </w:t>
      </w:r>
      <w:hyperlink r:id="rId95">
        <w:r>
          <w:rPr>
            <w:color w:val="1155CC"/>
            <w:sz w:val="20"/>
            <w:szCs w:val="20"/>
            <w:u w:val="single"/>
          </w:rPr>
          <w:t>https://www.eea.europa.eu/publications/europes-sustainability-transitions-outlook</w:t>
        </w:r>
      </w:hyperlink>
      <w:r>
        <w:rPr>
          <w:color w:val="2E67B1"/>
          <w:sz w:val="20"/>
          <w:szCs w:val="20"/>
        </w:rPr>
        <w:t xml:space="preserve">. </w:t>
      </w:r>
      <w:r>
        <w:rPr>
          <w:sz w:val="20"/>
          <w:szCs w:val="20"/>
        </w:rPr>
        <w:t xml:space="preserve">IPPC (Medzivl.dny panel pre zmenu kl.my) 2023. Climate change 2023 – Synthesis report. Dostupné  na: </w:t>
      </w:r>
      <w:r>
        <w:rPr>
          <w:color w:val="2E67B1"/>
          <w:sz w:val="20"/>
          <w:szCs w:val="20"/>
        </w:rPr>
        <w:t>https://www.ipcc.ch/</w:t>
      </w:r>
    </w:p>
    <w:p w14:paraId="01B9A4C0" w14:textId="77777777" w:rsidR="009417BE" w:rsidRDefault="00000000">
      <w:pPr>
        <w:spacing w:line="240" w:lineRule="auto"/>
        <w:rPr>
          <w:sz w:val="20"/>
          <w:szCs w:val="20"/>
        </w:rPr>
      </w:pPr>
      <w:bookmarkStart w:id="210" w:name="kix.swj6nqvmtgrv" w:colFirst="0" w:colLast="0"/>
      <w:bookmarkEnd w:id="210"/>
      <w:r>
        <w:rPr>
          <w:sz w:val="20"/>
          <w:szCs w:val="20"/>
        </w:rPr>
        <w:t>75.  Dátové analýzy a analýzy trendov a implikácii  svetovej vedeckej špičky združenej v Medzivládnom paneli pre zmenu klímy sa úž roky nemeania. Pozri  IPPC (Medzivládny panel pre zmenu klímy) 2023. Climate change 2023 – Synthesis report. Dostupné na:</w:t>
      </w:r>
      <w:hyperlink r:id="rId96">
        <w:r>
          <w:rPr>
            <w:sz w:val="20"/>
            <w:szCs w:val="20"/>
          </w:rPr>
          <w:t xml:space="preserve"> </w:t>
        </w:r>
      </w:hyperlink>
      <w:hyperlink r:id="rId97">
        <w:r>
          <w:rPr>
            <w:color w:val="0000FF"/>
            <w:sz w:val="20"/>
            <w:szCs w:val="20"/>
            <w:u w:val="single"/>
          </w:rPr>
          <w:t>https://www.ipcc.ch/</w:t>
        </w:r>
      </w:hyperlink>
    </w:p>
    <w:p w14:paraId="49F21924" w14:textId="77777777" w:rsidR="009417BE" w:rsidRDefault="00000000">
      <w:pPr>
        <w:spacing w:line="240" w:lineRule="auto"/>
        <w:rPr>
          <w:sz w:val="20"/>
          <w:szCs w:val="20"/>
        </w:rPr>
      </w:pPr>
      <w:bookmarkStart w:id="211" w:name="kix.d8wm6o44rikr" w:colFirst="0" w:colLast="0"/>
      <w:bookmarkEnd w:id="211"/>
      <w:r>
        <w:rPr>
          <w:sz w:val="20"/>
          <w:szCs w:val="20"/>
        </w:rPr>
        <w:t>76.   Vývoj v USA je momentálne nejasný, Európska únia a Slovensko má  deklarovaný cieľ klimatickej neutrality do roku  2050, Čína sa to zaviazala dosiahnuť do roku 2060. Fínsko má cieľ do roku 2035, Rakúsko do roku 2040, Veľká Británia a Južná Kórea 2050. Pre ďalšie krajiny pozri: https://eciu.net/netzerotracker</w:t>
      </w:r>
    </w:p>
    <w:p w14:paraId="67BB472E" w14:textId="77777777" w:rsidR="009417BE" w:rsidRDefault="00000000">
      <w:pPr>
        <w:spacing w:line="240" w:lineRule="auto"/>
        <w:rPr>
          <w:sz w:val="20"/>
          <w:szCs w:val="20"/>
        </w:rPr>
      </w:pPr>
      <w:bookmarkStart w:id="212" w:name="kix.xozcx8se5w1l" w:colFirst="0" w:colLast="0"/>
      <w:bookmarkEnd w:id="212"/>
      <w:r>
        <w:rPr>
          <w:sz w:val="20"/>
          <w:szCs w:val="20"/>
        </w:rPr>
        <w:t>77.  ​​EEA 2023,  ŠOP SR 2023.</w:t>
      </w:r>
    </w:p>
    <w:p w14:paraId="16A69D09" w14:textId="77777777" w:rsidR="009417BE" w:rsidRDefault="00000000">
      <w:pPr>
        <w:spacing w:line="240" w:lineRule="auto"/>
        <w:rPr>
          <w:sz w:val="20"/>
          <w:szCs w:val="20"/>
        </w:rPr>
      </w:pPr>
      <w:bookmarkStart w:id="213" w:name="kix.y7jbf1qaudr8" w:colFirst="0" w:colLast="0"/>
      <w:bookmarkEnd w:id="213"/>
      <w:r>
        <w:rPr>
          <w:sz w:val="20"/>
          <w:szCs w:val="20"/>
        </w:rPr>
        <w:t>78.  Európska environmentálna agentúra (EEA)- Monitoring report on progress towards the 8th EAP objectives (2025). https://www.eea.europa.eu/en/analysis/publications/monitoring-report-on-progress-towards-the-8th-eap-objectives-2025</w:t>
      </w:r>
    </w:p>
    <w:p w14:paraId="10E31646" w14:textId="77777777" w:rsidR="009417BE" w:rsidRDefault="00000000">
      <w:pPr>
        <w:spacing w:line="240" w:lineRule="auto"/>
        <w:rPr>
          <w:sz w:val="20"/>
          <w:szCs w:val="20"/>
        </w:rPr>
      </w:pPr>
      <w:bookmarkStart w:id="214" w:name="kix.qrk7uap5r9h3" w:colFirst="0" w:colLast="0"/>
      <w:bookmarkEnd w:id="214"/>
      <w:r>
        <w:rPr>
          <w:sz w:val="20"/>
          <w:szCs w:val="20"/>
        </w:rPr>
        <w:t xml:space="preserve">79.  IPPC (Medzivládny panel pre zmenu klímy) 2023. Climate change 2023 – Synthesis report. Dostupné na: </w:t>
      </w:r>
      <w:r>
        <w:rPr>
          <w:color w:val="2E67B1"/>
          <w:sz w:val="20"/>
          <w:szCs w:val="20"/>
        </w:rPr>
        <w:t>https://www.ipcc.ch/</w:t>
      </w:r>
    </w:p>
    <w:p w14:paraId="72DA3127" w14:textId="77777777" w:rsidR="009417BE" w:rsidRDefault="00000000">
      <w:pPr>
        <w:spacing w:line="240" w:lineRule="auto"/>
        <w:rPr>
          <w:sz w:val="20"/>
          <w:szCs w:val="20"/>
        </w:rPr>
      </w:pPr>
      <w:bookmarkStart w:id="215" w:name="kix.m4stim3014lb" w:colFirst="0" w:colLast="0"/>
      <w:bookmarkEnd w:id="215"/>
      <w:r>
        <w:rPr>
          <w:sz w:val="20"/>
          <w:szCs w:val="20"/>
        </w:rPr>
        <w:t>80.  EEA (Eur.pska environment.lna agent.ra). 2024. The first European Climate Risk Assessment. Dostupné na:</w:t>
      </w:r>
    </w:p>
    <w:p w14:paraId="379C8813" w14:textId="77777777" w:rsidR="009417BE" w:rsidRDefault="00000000">
      <w:pPr>
        <w:spacing w:line="240" w:lineRule="auto"/>
        <w:rPr>
          <w:sz w:val="20"/>
          <w:szCs w:val="20"/>
        </w:rPr>
      </w:pPr>
      <w:bookmarkStart w:id="216" w:name="kix.qaguhadrpon" w:colFirst="0" w:colLast="0"/>
      <w:bookmarkEnd w:id="216"/>
      <w:r>
        <w:rPr>
          <w:sz w:val="20"/>
          <w:szCs w:val="20"/>
        </w:rPr>
        <w:t>81. https://www.klima-adapt.sk/dokument/f/revizia-a-aktualizacia-narodnej-strategie-adaptacie-na-zmenu-klimy-na-slovensku-en.pdf</w:t>
      </w:r>
    </w:p>
    <w:p w14:paraId="0B1D11C1" w14:textId="77777777" w:rsidR="009417BE" w:rsidRDefault="00000000">
      <w:pPr>
        <w:spacing w:line="240" w:lineRule="auto"/>
        <w:rPr>
          <w:sz w:val="20"/>
          <w:szCs w:val="20"/>
        </w:rPr>
      </w:pPr>
      <w:bookmarkStart w:id="217" w:name="kix.kis189cx0gxb" w:colFirst="0" w:colLast="0"/>
      <w:bookmarkEnd w:id="217"/>
      <w:r>
        <w:rPr>
          <w:sz w:val="20"/>
          <w:szCs w:val="20"/>
        </w:rPr>
        <w:t xml:space="preserve">82.  Hodnotiaca správa EK, 2025.  </w:t>
      </w:r>
    </w:p>
    <w:p w14:paraId="753ECC36" w14:textId="77777777" w:rsidR="009417BE" w:rsidRDefault="00000000">
      <w:pPr>
        <w:spacing w:line="240" w:lineRule="auto"/>
        <w:rPr>
          <w:sz w:val="20"/>
          <w:szCs w:val="20"/>
        </w:rPr>
      </w:pPr>
      <w:bookmarkStart w:id="218" w:name="kix.etlb94l2lm2s" w:colFirst="0" w:colLast="0"/>
      <w:bookmarkEnd w:id="218"/>
      <w:r>
        <w:rPr>
          <w:sz w:val="20"/>
          <w:szCs w:val="20"/>
        </w:rPr>
        <w:t>83.  Filčák, 2026</w:t>
      </w:r>
    </w:p>
    <w:p w14:paraId="052D2F2E" w14:textId="77777777" w:rsidR="009417BE" w:rsidRDefault="00000000">
      <w:pPr>
        <w:spacing w:line="240" w:lineRule="auto"/>
        <w:rPr>
          <w:sz w:val="20"/>
          <w:szCs w:val="20"/>
        </w:rPr>
      </w:pPr>
      <w:bookmarkStart w:id="219" w:name="kix.hd10rgmnyl4a" w:colFirst="0" w:colLast="0"/>
      <w:bookmarkEnd w:id="219"/>
      <w:r>
        <w:rPr>
          <w:sz w:val="20"/>
          <w:szCs w:val="20"/>
        </w:rPr>
        <w:t>84.  Pre viac informácií pozri: https://www.enviroportal.sk/indicator/detail?id=41</w:t>
      </w:r>
    </w:p>
    <w:p w14:paraId="3177990E" w14:textId="77777777" w:rsidR="009417BE" w:rsidRDefault="00000000">
      <w:pPr>
        <w:spacing w:line="240" w:lineRule="auto"/>
        <w:rPr>
          <w:sz w:val="20"/>
          <w:szCs w:val="20"/>
        </w:rPr>
      </w:pPr>
      <w:bookmarkStart w:id="220" w:name="kix.yskp4xfh1z3a" w:colFirst="0" w:colLast="0"/>
      <w:bookmarkEnd w:id="220"/>
      <w:r>
        <w:rPr>
          <w:sz w:val="20"/>
          <w:szCs w:val="20"/>
        </w:rPr>
        <w:t xml:space="preserve">85.  MH SR (Ministerstvo hospodárstva SR). 2025. Aktualizácia integrovan.ho n.rodn.hoenergetick.ho a klimatick.ho pl.nu na roky 2021 – 2030.  </w:t>
      </w:r>
    </w:p>
    <w:p w14:paraId="54378168" w14:textId="77777777" w:rsidR="009417BE" w:rsidRDefault="00000000">
      <w:pPr>
        <w:spacing w:line="240" w:lineRule="auto"/>
        <w:rPr>
          <w:sz w:val="20"/>
          <w:szCs w:val="20"/>
        </w:rPr>
      </w:pPr>
      <w:bookmarkStart w:id="221" w:name="kix.yukfedxcjag" w:colFirst="0" w:colLast="0"/>
      <w:bookmarkEnd w:id="221"/>
      <w:r>
        <w:rPr>
          <w:sz w:val="20"/>
          <w:szCs w:val="20"/>
        </w:rPr>
        <w:t>86.  EK (Európska komisia). 2024a. The future of European competetiveness: A competetiveness strategy for Europe. Dostupné na:https://commission.europa.eu/document/download/97e481fd-2dc3-412d-be4c-f152a8232961_en</w:t>
      </w:r>
    </w:p>
    <w:p w14:paraId="706C4C05" w14:textId="77777777" w:rsidR="009417BE" w:rsidRDefault="00000000">
      <w:pPr>
        <w:spacing w:line="240" w:lineRule="auto"/>
        <w:rPr>
          <w:sz w:val="20"/>
          <w:szCs w:val="20"/>
        </w:rPr>
      </w:pPr>
      <w:bookmarkStart w:id="222" w:name="kix.d719jtgsqsdd" w:colFirst="0" w:colLast="0"/>
      <w:bookmarkEnd w:id="222"/>
      <w:r>
        <w:rPr>
          <w:sz w:val="20"/>
          <w:szCs w:val="20"/>
        </w:rPr>
        <w:t>87.  EK (Európska komisia). 2024. Ursula von der Leyen Europe’s choice: Political guidelines for the next European Commission 2024-2029. Dostupné na: https://commission.europa.eu/document/download/e6cd4328-673c-4e7a-8683-f63ffb2cf648_en?filename=Political%20Guidelines%202024-2029_EN.pdf</w:t>
      </w:r>
    </w:p>
    <w:p w14:paraId="05AD4279" w14:textId="77777777" w:rsidR="009417BE" w:rsidRDefault="00000000">
      <w:pPr>
        <w:spacing w:line="240" w:lineRule="auto"/>
        <w:rPr>
          <w:sz w:val="20"/>
          <w:szCs w:val="20"/>
        </w:rPr>
      </w:pPr>
      <w:bookmarkStart w:id="223" w:name="kix.1up44tdvvus1" w:colFirst="0" w:colLast="0"/>
      <w:bookmarkEnd w:id="223"/>
      <w:r>
        <w:rPr>
          <w:sz w:val="20"/>
          <w:szCs w:val="20"/>
        </w:rPr>
        <w:t>88.  International Energy Agency, Net Zero by 2050: A Roadmap for the Global Energy Sector (IEA 2021).</w:t>
      </w:r>
    </w:p>
    <w:p w14:paraId="62DBC9BD" w14:textId="77777777" w:rsidR="009417BE" w:rsidRDefault="00000000">
      <w:pPr>
        <w:spacing w:line="240" w:lineRule="auto"/>
        <w:rPr>
          <w:sz w:val="20"/>
          <w:szCs w:val="20"/>
        </w:rPr>
      </w:pPr>
      <w:bookmarkStart w:id="224" w:name="kix.p3lyd9ms8u35" w:colFirst="0" w:colLast="0"/>
      <w:bookmarkEnd w:id="224"/>
      <w:r>
        <w:rPr>
          <w:sz w:val="20"/>
          <w:szCs w:val="20"/>
        </w:rPr>
        <w:t>89.  https://poweringpastcoal.org/news/slovakias-phase-out-revitalises-former-coal-region</w:t>
      </w:r>
    </w:p>
    <w:p w14:paraId="24D730D4" w14:textId="77777777" w:rsidR="009417BE" w:rsidRDefault="00000000">
      <w:pPr>
        <w:spacing w:line="240" w:lineRule="auto"/>
        <w:rPr>
          <w:sz w:val="20"/>
          <w:szCs w:val="20"/>
        </w:rPr>
      </w:pPr>
      <w:bookmarkStart w:id="225" w:name="kix.u9rqjzbpyjwu" w:colFirst="0" w:colLast="0"/>
      <w:bookmarkEnd w:id="225"/>
      <w:r>
        <w:rPr>
          <w:sz w:val="20"/>
          <w:szCs w:val="20"/>
        </w:rPr>
        <w:t>90.  https://isa.gov.sk/2025/03/21/oze/</w:t>
      </w:r>
    </w:p>
    <w:p w14:paraId="6E78EE55" w14:textId="77777777" w:rsidR="009417BE" w:rsidRDefault="00000000">
      <w:pPr>
        <w:spacing w:line="240" w:lineRule="auto"/>
        <w:rPr>
          <w:sz w:val="20"/>
          <w:szCs w:val="20"/>
        </w:rPr>
      </w:pPr>
      <w:bookmarkStart w:id="226" w:name="kix.2bjbl1wolar7" w:colFirst="0" w:colLast="0"/>
      <w:bookmarkEnd w:id="226"/>
      <w:r>
        <w:rPr>
          <w:sz w:val="20"/>
          <w:szCs w:val="20"/>
        </w:rPr>
        <w:t xml:space="preserve">91.  </w:t>
      </w:r>
      <w:r>
        <w:rPr>
          <w:i/>
          <w:iCs/>
          <w:sz w:val="20"/>
          <w:szCs w:val="20"/>
        </w:rPr>
        <w:t>Dokupilov., D. 2024. Energetická chudoba 2024. Bratislava: P. CSPV SAV.</w:t>
      </w:r>
    </w:p>
    <w:p w14:paraId="305C315C" w14:textId="77777777" w:rsidR="009417BE" w:rsidRDefault="00000000">
      <w:pPr>
        <w:spacing w:line="240" w:lineRule="auto"/>
        <w:rPr>
          <w:sz w:val="20"/>
          <w:szCs w:val="20"/>
        </w:rPr>
      </w:pPr>
      <w:bookmarkStart w:id="227" w:name="kix.vvuhrtuz2684" w:colFirst="0" w:colLast="0"/>
      <w:bookmarkEnd w:id="227"/>
      <w:r>
        <w:rPr>
          <w:sz w:val="20"/>
          <w:szCs w:val="20"/>
        </w:rPr>
        <w:t xml:space="preserve">92.  European Environment Agency, </w:t>
      </w:r>
      <w:r>
        <w:rPr>
          <w:i/>
          <w:iCs/>
          <w:sz w:val="20"/>
          <w:szCs w:val="20"/>
        </w:rPr>
        <w:t>Addressing Social Inequalities in Climate Change Mitigation and Adaptation Policy</w:t>
      </w:r>
      <w:r>
        <w:rPr>
          <w:sz w:val="20"/>
          <w:szCs w:val="20"/>
        </w:rPr>
        <w:t xml:space="preserve"> (EEA Report 2021).</w:t>
      </w:r>
    </w:p>
    <w:p w14:paraId="5BDE6146" w14:textId="77777777" w:rsidR="009417BE" w:rsidRDefault="00000000">
      <w:pPr>
        <w:spacing w:line="240" w:lineRule="auto"/>
        <w:rPr>
          <w:sz w:val="20"/>
          <w:szCs w:val="20"/>
        </w:rPr>
      </w:pPr>
      <w:bookmarkStart w:id="228" w:name="kix.qbl4i222tx4y" w:colFirst="0" w:colLast="0"/>
      <w:bookmarkEnd w:id="228"/>
      <w:r>
        <w:rPr>
          <w:sz w:val="20"/>
          <w:szCs w:val="20"/>
        </w:rPr>
        <w:t xml:space="preserve">93. </w:t>
      </w:r>
      <w:hyperlink r:id="rId98">
        <w:r>
          <w:rPr>
            <w:color w:val="0B57D0"/>
            <w:sz w:val="20"/>
            <w:szCs w:val="20"/>
            <w:u w:val="single"/>
          </w:rPr>
          <w:t>https://vaia.gov.sk/wp-content/uploads/2023/05/01_Narodna-strategia-vyskumu-vyvoja-a-inovacii_vlastny-material_V2.pdf</w:t>
        </w:r>
      </w:hyperlink>
    </w:p>
    <w:p w14:paraId="7D46A5E0" w14:textId="77777777" w:rsidR="009417BE" w:rsidRDefault="00000000">
      <w:pPr>
        <w:spacing w:line="240" w:lineRule="auto"/>
        <w:rPr>
          <w:sz w:val="20"/>
          <w:szCs w:val="20"/>
        </w:rPr>
      </w:pPr>
      <w:bookmarkStart w:id="229" w:name="kix.dw53kemybi4s" w:colFirst="0" w:colLast="0"/>
      <w:bookmarkEnd w:id="229"/>
      <w:r>
        <w:rPr>
          <w:sz w:val="20"/>
          <w:szCs w:val="20"/>
        </w:rPr>
        <w:t>94.  Vrátane podpory športu a aktivít zameraných na spektrum determinantov zdravia (fajčenie, spotreba alkoholu, diétne riziká)</w:t>
      </w:r>
    </w:p>
    <w:p w14:paraId="1A566E59" w14:textId="77777777" w:rsidR="009417BE" w:rsidRDefault="00000000">
      <w:pPr>
        <w:spacing w:line="240" w:lineRule="auto"/>
        <w:rPr>
          <w:sz w:val="20"/>
          <w:szCs w:val="20"/>
        </w:rPr>
      </w:pPr>
      <w:bookmarkStart w:id="230" w:name="kix.9niftfvjkmcm" w:colFirst="0" w:colLast="0"/>
      <w:bookmarkEnd w:id="230"/>
      <w:r>
        <w:rPr>
          <w:sz w:val="20"/>
          <w:szCs w:val="20"/>
        </w:rPr>
        <w:t>95.  https://commission.europa.eu/topics/competitiveness/draghi-report_en</w:t>
      </w:r>
    </w:p>
    <w:p w14:paraId="00D41C6F" w14:textId="77777777" w:rsidR="009417BE" w:rsidRDefault="00000000">
      <w:pPr>
        <w:spacing w:line="240" w:lineRule="auto"/>
        <w:rPr>
          <w:sz w:val="20"/>
          <w:szCs w:val="20"/>
        </w:rPr>
      </w:pPr>
      <w:bookmarkStart w:id="231" w:name="kix.4ktv05q0tqu" w:colFirst="0" w:colLast="0"/>
      <w:bookmarkEnd w:id="231"/>
      <w:r>
        <w:rPr>
          <w:sz w:val="20"/>
          <w:szCs w:val="20"/>
        </w:rPr>
        <w:t>96.  https://isa.gov.sk/o-nas/rvkp/</w:t>
      </w:r>
    </w:p>
    <w:p w14:paraId="64538877" w14:textId="77777777" w:rsidR="009417BE" w:rsidRDefault="00000000">
      <w:pPr>
        <w:spacing w:line="240" w:lineRule="auto"/>
        <w:rPr>
          <w:sz w:val="20"/>
          <w:szCs w:val="20"/>
        </w:rPr>
      </w:pPr>
      <w:bookmarkStart w:id="232" w:name="kix.3mo7e0u0mrer" w:colFirst="0" w:colLast="0"/>
      <w:bookmarkEnd w:id="232"/>
      <w:r>
        <w:rPr>
          <w:sz w:val="20"/>
          <w:szCs w:val="20"/>
        </w:rPr>
        <w:t>97.  https://www.mhsr.sk/inovacie/strategie-a-politiky/testy-strategia-hospodarskej-politiky</w:t>
      </w:r>
    </w:p>
    <w:p w14:paraId="73A73BA2" w14:textId="77777777" w:rsidR="009417BE" w:rsidRDefault="00000000">
      <w:pPr>
        <w:spacing w:line="240" w:lineRule="auto"/>
        <w:rPr>
          <w:sz w:val="20"/>
          <w:szCs w:val="20"/>
        </w:rPr>
      </w:pPr>
      <w:bookmarkStart w:id="233" w:name="kix.c3r13e9739eu" w:colFirst="0" w:colLast="0"/>
      <w:bookmarkEnd w:id="233"/>
      <w:r>
        <w:rPr>
          <w:sz w:val="20"/>
          <w:szCs w:val="20"/>
        </w:rPr>
        <w:lastRenderedPageBreak/>
        <w:t>98.  https://www.oecd.org/en/publications/oecd-compendium-of-productivity-indicators-2025_b024d9e1-en.html</w:t>
      </w:r>
    </w:p>
    <w:p w14:paraId="71A7AB90" w14:textId="77777777" w:rsidR="009417BE" w:rsidRDefault="00000000">
      <w:pPr>
        <w:spacing w:line="240" w:lineRule="auto"/>
        <w:rPr>
          <w:sz w:val="20"/>
          <w:szCs w:val="20"/>
        </w:rPr>
      </w:pPr>
      <w:bookmarkStart w:id="234" w:name="kix.npgmv7oxa5zi" w:colFirst="0" w:colLast="0"/>
      <w:bookmarkEnd w:id="234"/>
      <w:r>
        <w:rPr>
          <w:sz w:val="20"/>
          <w:szCs w:val="20"/>
        </w:rPr>
        <w:t xml:space="preserve">99.  https://www.oecd.org/en/publications/entrepreneurial-ecosystem-diagnostics_7096961f-en.html </w:t>
      </w:r>
    </w:p>
    <w:p w14:paraId="486D9AF0" w14:textId="77777777" w:rsidR="009417BE" w:rsidRDefault="00000000">
      <w:pPr>
        <w:spacing w:line="240" w:lineRule="auto"/>
        <w:rPr>
          <w:sz w:val="20"/>
          <w:szCs w:val="20"/>
        </w:rPr>
      </w:pPr>
      <w:bookmarkStart w:id="235" w:name="kix.z8e073p9v2t0" w:colFirst="0" w:colLast="0"/>
      <w:bookmarkEnd w:id="235"/>
      <w:r>
        <w:rPr>
          <w:sz w:val="20"/>
          <w:szCs w:val="20"/>
        </w:rPr>
        <w:t xml:space="preserve">100.  https://data-explorer.oecd.org/vis?tm=DF_VC_INV&amp;pg=0&amp;snb=1&amp;df[ds]=dsDisseminateFinalDMZ&amp;df[id]=DSD_VC%40DF_VC_INV&amp;df[ag]=OECD.SDD.TPS&amp;df[vs]=1.0&amp;dq=...USD_EXC.A&amp;pd=2007%2C&amp;to[TIME_PERIOD]=false </w:t>
      </w:r>
    </w:p>
    <w:p w14:paraId="2FDDCB1F" w14:textId="77777777" w:rsidR="009417BE" w:rsidRDefault="00000000">
      <w:pPr>
        <w:spacing w:line="240" w:lineRule="auto"/>
        <w:rPr>
          <w:sz w:val="20"/>
          <w:szCs w:val="20"/>
        </w:rPr>
      </w:pPr>
      <w:bookmarkStart w:id="236" w:name="kix.sg09wbshjos4" w:colFirst="0" w:colLast="0"/>
      <w:bookmarkEnd w:id="236"/>
      <w:r>
        <w:rPr>
          <w:sz w:val="20"/>
          <w:szCs w:val="20"/>
        </w:rPr>
        <w:t>101.  https://www.minedu.sk/28846-sk/strategia-internacionalizacie-vysokeho-skolstva-do-roku-2030/</w:t>
      </w:r>
    </w:p>
    <w:p w14:paraId="6AC6273F" w14:textId="77777777" w:rsidR="009417BE" w:rsidRDefault="00000000">
      <w:pPr>
        <w:spacing w:line="240" w:lineRule="auto"/>
        <w:rPr>
          <w:sz w:val="20"/>
          <w:szCs w:val="20"/>
        </w:rPr>
      </w:pPr>
      <w:bookmarkStart w:id="237" w:name="kix.47x3rxd8ypnd" w:colFirst="0" w:colLast="0"/>
      <w:bookmarkEnd w:id="237"/>
      <w:r>
        <w:rPr>
          <w:sz w:val="20"/>
          <w:szCs w:val="20"/>
        </w:rPr>
        <w:t>102.  https://vaia.gov.sk/sk/2023/04/narodna-strategia-vyskumu-vyvoja-a-inovacii-2030-plne-znenie/</w:t>
      </w:r>
    </w:p>
    <w:p w14:paraId="4EDC8490" w14:textId="77777777" w:rsidR="009417BE" w:rsidRDefault="00000000">
      <w:pPr>
        <w:spacing w:line="240" w:lineRule="auto"/>
        <w:rPr>
          <w:sz w:val="20"/>
          <w:szCs w:val="20"/>
        </w:rPr>
      </w:pPr>
      <w:bookmarkStart w:id="238" w:name="kix.17kvafkob7f" w:colFirst="0" w:colLast="0"/>
      <w:bookmarkEnd w:id="238"/>
      <w:r>
        <w:rPr>
          <w:sz w:val="20"/>
          <w:szCs w:val="20"/>
        </w:rPr>
        <w:t>103.  https://www.minedu.sk/cestovna-mapa-vyskumnych-infrastruktur-sk-vi-roadmap-2020-2030/</w:t>
      </w:r>
    </w:p>
    <w:p w14:paraId="7CD658B5" w14:textId="77777777" w:rsidR="009417BE" w:rsidRDefault="00000000">
      <w:pPr>
        <w:spacing w:line="240" w:lineRule="auto"/>
        <w:rPr>
          <w:sz w:val="20"/>
          <w:szCs w:val="20"/>
        </w:rPr>
      </w:pPr>
      <w:bookmarkStart w:id="239" w:name="kix.oslqn7p7cax0" w:colFirst="0" w:colLast="0"/>
      <w:bookmarkEnd w:id="239"/>
      <w:r>
        <w:rPr>
          <w:sz w:val="20"/>
          <w:szCs w:val="20"/>
        </w:rPr>
        <w:t xml:space="preserve">104.  </w:t>
      </w:r>
      <w:hyperlink r:id="rId99">
        <w:r>
          <w:rPr>
            <w:color w:val="1155CC"/>
            <w:sz w:val="20"/>
            <w:szCs w:val="20"/>
            <w:u w:val="single"/>
          </w:rPr>
          <w:t>https://www.planobnovy.sk/site/assets/files/1046/2021-k7_-_vzdelavanie_pre_21__storocie.pdf</w:t>
        </w:r>
      </w:hyperlink>
      <w:r>
        <w:rPr>
          <w:sz w:val="20"/>
          <w:szCs w:val="20"/>
        </w:rPr>
        <w:t xml:space="preserve"> </w:t>
      </w:r>
    </w:p>
    <w:p w14:paraId="46161423" w14:textId="77777777" w:rsidR="009417BE" w:rsidRDefault="00000000">
      <w:pPr>
        <w:spacing w:line="240" w:lineRule="auto"/>
        <w:rPr>
          <w:sz w:val="20"/>
          <w:szCs w:val="20"/>
        </w:rPr>
      </w:pPr>
      <w:bookmarkStart w:id="240" w:name="kix.9p1ykxwbzkq" w:colFirst="0" w:colLast="0"/>
      <w:bookmarkEnd w:id="240"/>
      <w:r>
        <w:rPr>
          <w:sz w:val="20"/>
          <w:szCs w:val="20"/>
        </w:rPr>
        <w:t xml:space="preserve">105.  </w:t>
      </w:r>
      <w:hyperlink r:id="rId100">
        <w:r>
          <w:rPr>
            <w:color w:val="1155CC"/>
            <w:sz w:val="20"/>
            <w:szCs w:val="20"/>
            <w:u w:val="single"/>
          </w:rPr>
          <w:t>https://education.ec.europa.eu/sites/default/files/2025-03/Action_Plan_on_Basic_Skills_COM_2025_88_1_EN_0.pdf</w:t>
        </w:r>
      </w:hyperlink>
      <w:r>
        <w:rPr>
          <w:sz w:val="20"/>
          <w:szCs w:val="20"/>
        </w:rPr>
        <w:t xml:space="preserve"> </w:t>
      </w:r>
    </w:p>
    <w:p w14:paraId="580F4A45" w14:textId="77777777" w:rsidR="009417BE" w:rsidRDefault="00000000">
      <w:pPr>
        <w:spacing w:line="240" w:lineRule="auto"/>
        <w:rPr>
          <w:sz w:val="20"/>
          <w:szCs w:val="20"/>
        </w:rPr>
      </w:pPr>
      <w:bookmarkStart w:id="241" w:name="kix.ulgm0ruw9u1i" w:colFirst="0" w:colLast="0"/>
      <w:bookmarkEnd w:id="241"/>
      <w:r>
        <w:rPr>
          <w:sz w:val="20"/>
          <w:szCs w:val="20"/>
        </w:rPr>
        <w:t xml:space="preserve">106.  Napríklad ako sa to v súčasnosti realizuje cez regionálne centrá podpory učiteľov, viac inforácií: </w:t>
      </w:r>
      <w:hyperlink r:id="rId101">
        <w:r>
          <w:rPr>
            <w:color w:val="1155CC"/>
            <w:sz w:val="20"/>
            <w:szCs w:val="20"/>
            <w:u w:val="single"/>
          </w:rPr>
          <w:t>https://www.minedu.sk/regionalne-centra-podpory-ucitelov-rcpu/</w:t>
        </w:r>
      </w:hyperlink>
      <w:r>
        <w:rPr>
          <w:sz w:val="20"/>
          <w:szCs w:val="20"/>
        </w:rPr>
        <w:t xml:space="preserve"> </w:t>
      </w:r>
    </w:p>
    <w:p w14:paraId="5DA124D0" w14:textId="77777777" w:rsidR="009417BE" w:rsidRDefault="00000000">
      <w:pPr>
        <w:spacing w:line="240" w:lineRule="auto"/>
        <w:rPr>
          <w:sz w:val="20"/>
          <w:szCs w:val="20"/>
        </w:rPr>
      </w:pPr>
      <w:bookmarkStart w:id="242" w:name="kix.hyikq0vplyw2" w:colFirst="0" w:colLast="0"/>
      <w:bookmarkEnd w:id="242"/>
      <w:r>
        <w:rPr>
          <w:sz w:val="20"/>
          <w:szCs w:val="20"/>
        </w:rPr>
        <w:t xml:space="preserve">107.  Adekvátnym finančným ohodnotením, ale aj nefinančnými benefitmi, prípadne programami pre pritiahnutie a udržanie učiteľov v školstve. </w:t>
      </w:r>
    </w:p>
    <w:p w14:paraId="0A0E210C" w14:textId="77777777" w:rsidR="009417BE" w:rsidRDefault="00000000">
      <w:pPr>
        <w:spacing w:line="240" w:lineRule="auto"/>
        <w:rPr>
          <w:sz w:val="20"/>
          <w:szCs w:val="20"/>
        </w:rPr>
      </w:pPr>
      <w:bookmarkStart w:id="243" w:name="kix.4w7e90rys2ru" w:colFirst="0" w:colLast="0"/>
      <w:bookmarkEnd w:id="243"/>
      <w:r>
        <w:rPr>
          <w:sz w:val="20"/>
          <w:szCs w:val="20"/>
        </w:rPr>
        <w:t xml:space="preserve">108.  </w:t>
      </w:r>
      <w:hyperlink r:id="rId102">
        <w:r>
          <w:rPr>
            <w:color w:val="1155CC"/>
            <w:sz w:val="20"/>
            <w:szCs w:val="20"/>
            <w:u w:val="single"/>
          </w:rPr>
          <w:t>https://rokovania.gov.sk/RVL/Material/30414/1</w:t>
        </w:r>
      </w:hyperlink>
      <w:r>
        <w:rPr>
          <w:sz w:val="20"/>
          <w:szCs w:val="20"/>
        </w:rPr>
        <w:t xml:space="preserve"> </w:t>
      </w:r>
    </w:p>
    <w:p w14:paraId="5B1688E6" w14:textId="77777777" w:rsidR="009417BE" w:rsidRDefault="00000000">
      <w:pPr>
        <w:spacing w:line="240" w:lineRule="auto"/>
        <w:rPr>
          <w:sz w:val="20"/>
          <w:szCs w:val="20"/>
        </w:rPr>
      </w:pPr>
      <w:bookmarkStart w:id="244" w:name="kix.986e5ovvzoid" w:colFirst="0" w:colLast="0"/>
      <w:bookmarkEnd w:id="244"/>
      <w:r>
        <w:rPr>
          <w:sz w:val="20"/>
          <w:szCs w:val="20"/>
        </w:rPr>
        <w:t xml:space="preserve">109.  </w:t>
      </w:r>
      <w:hyperlink r:id="rId103">
        <w:r>
          <w:rPr>
            <w:color w:val="1155CC"/>
            <w:sz w:val="20"/>
            <w:szCs w:val="20"/>
            <w:u w:val="single"/>
          </w:rPr>
          <w:t>https://www.planobnovy.sk/site/assets/files/1047/2021-k8_-_zvysenie_vykonnosti_slovenskych_vysokych_skol.pdf</w:t>
        </w:r>
      </w:hyperlink>
      <w:r>
        <w:rPr>
          <w:sz w:val="20"/>
          <w:szCs w:val="20"/>
        </w:rPr>
        <w:t xml:space="preserve"> </w:t>
      </w:r>
    </w:p>
    <w:p w14:paraId="0A8EBA99" w14:textId="77777777" w:rsidR="009417BE" w:rsidRDefault="00000000">
      <w:pPr>
        <w:spacing w:line="240" w:lineRule="auto"/>
        <w:rPr>
          <w:sz w:val="20"/>
          <w:szCs w:val="20"/>
        </w:rPr>
      </w:pPr>
      <w:bookmarkStart w:id="245" w:name="kix.l6lfhca50ysc" w:colFirst="0" w:colLast="0"/>
      <w:bookmarkEnd w:id="245"/>
      <w:r>
        <w:rPr>
          <w:sz w:val="20"/>
          <w:szCs w:val="20"/>
        </w:rPr>
        <w:t xml:space="preserve">110.  </w:t>
      </w:r>
      <w:hyperlink r:id="rId104">
        <w:r>
          <w:rPr>
            <w:color w:val="1155CC"/>
            <w:sz w:val="20"/>
            <w:szCs w:val="20"/>
            <w:u w:val="single"/>
          </w:rPr>
          <w:t>https://www.vlada.gov.sk/site/assets/files/3071/white_paper_1_magnet_pre_talent_online.pdf</w:t>
        </w:r>
      </w:hyperlink>
    </w:p>
    <w:p w14:paraId="2099274C" w14:textId="77777777" w:rsidR="009417BE" w:rsidRDefault="00000000">
      <w:pPr>
        <w:spacing w:line="240" w:lineRule="auto"/>
        <w:rPr>
          <w:sz w:val="20"/>
          <w:szCs w:val="20"/>
        </w:rPr>
      </w:pPr>
      <w:bookmarkStart w:id="246" w:name="kix.hs6gqqu8i2ie" w:colFirst="0" w:colLast="0"/>
      <w:bookmarkEnd w:id="246"/>
      <w:r>
        <w:rPr>
          <w:sz w:val="20"/>
          <w:szCs w:val="20"/>
        </w:rPr>
        <w:t>111.  Zdroj: https://www.uszz.sk</w:t>
      </w:r>
    </w:p>
    <w:p w14:paraId="2E854C6D" w14:textId="77777777" w:rsidR="009417BE" w:rsidRDefault="00000000">
      <w:pPr>
        <w:spacing w:line="240" w:lineRule="auto"/>
        <w:rPr>
          <w:sz w:val="20"/>
          <w:szCs w:val="20"/>
        </w:rPr>
      </w:pPr>
      <w:bookmarkStart w:id="247" w:name="kix.vkj9ztxsr4m5" w:colFirst="0" w:colLast="0"/>
      <w:bookmarkEnd w:id="247"/>
      <w:r>
        <w:rPr>
          <w:sz w:val="20"/>
          <w:szCs w:val="20"/>
        </w:rPr>
        <w:t xml:space="preserve">112.  </w:t>
      </w:r>
      <w:hyperlink r:id="rId105">
        <w:r>
          <w:rPr>
            <w:color w:val="1155CC"/>
            <w:sz w:val="20"/>
            <w:szCs w:val="20"/>
            <w:u w:val="single"/>
          </w:rPr>
          <w:t>https://www.oecd.org/en/data/tools/talent-attractiveness-research--methodology.html</w:t>
        </w:r>
      </w:hyperlink>
      <w:r>
        <w:rPr>
          <w:sz w:val="20"/>
          <w:szCs w:val="20"/>
        </w:rPr>
        <w:t xml:space="preserve"> </w:t>
      </w:r>
    </w:p>
    <w:p w14:paraId="4AD1C5D1" w14:textId="77777777" w:rsidR="009417BE" w:rsidRDefault="00000000">
      <w:pPr>
        <w:spacing w:line="240" w:lineRule="auto"/>
        <w:rPr>
          <w:sz w:val="20"/>
          <w:szCs w:val="20"/>
        </w:rPr>
      </w:pPr>
      <w:bookmarkStart w:id="248" w:name="kix.9neam6fipdfe" w:colFirst="0" w:colLast="0"/>
      <w:bookmarkEnd w:id="248"/>
      <w:r>
        <w:rPr>
          <w:sz w:val="20"/>
          <w:szCs w:val="20"/>
        </w:rPr>
        <w:t>113.  Údaje medzinárodnej energetickej agentúry: https://www.iea.org/countries/slovak-republic/efficiency-demand?utm_source=chatgpt.com#how-is-energy-used-in-industry-and-services-in-slovak-republic</w:t>
      </w:r>
    </w:p>
    <w:p w14:paraId="6C9EC30E" w14:textId="77777777" w:rsidR="009417BE" w:rsidRDefault="00000000">
      <w:pPr>
        <w:spacing w:line="240" w:lineRule="auto"/>
        <w:rPr>
          <w:sz w:val="20"/>
          <w:szCs w:val="20"/>
        </w:rPr>
      </w:pPr>
      <w:bookmarkStart w:id="249" w:name="kix.d9en3k3gy4" w:colFirst="0" w:colLast="0"/>
      <w:bookmarkEnd w:id="249"/>
      <w:r>
        <w:rPr>
          <w:sz w:val="20"/>
          <w:szCs w:val="20"/>
        </w:rPr>
        <w:t xml:space="preserve">114.  International Labour Organization, </w:t>
      </w:r>
      <w:r>
        <w:rPr>
          <w:i/>
          <w:iCs/>
          <w:sz w:val="20"/>
          <w:szCs w:val="20"/>
        </w:rPr>
        <w:t>World Employment and Social Outlook 2018: Greening with Jobs</w:t>
      </w:r>
      <w:r>
        <w:rPr>
          <w:sz w:val="20"/>
          <w:szCs w:val="20"/>
        </w:rPr>
        <w:t xml:space="preserve"> (ILO 2018). OECD, </w:t>
      </w:r>
      <w:r>
        <w:rPr>
          <w:i/>
          <w:iCs/>
          <w:sz w:val="20"/>
          <w:szCs w:val="20"/>
        </w:rPr>
        <w:t>Jobs in the Green Transition: What Are the Implications for Employment and Skills?</w:t>
      </w:r>
      <w:r>
        <w:rPr>
          <w:sz w:val="20"/>
          <w:szCs w:val="20"/>
        </w:rPr>
        <w:t xml:space="preserve"> (OECD Publishing 2023).</w:t>
      </w:r>
    </w:p>
    <w:p w14:paraId="21ADF204" w14:textId="77777777" w:rsidR="009417BE" w:rsidRDefault="00000000">
      <w:pPr>
        <w:spacing w:line="240" w:lineRule="auto"/>
        <w:rPr>
          <w:sz w:val="20"/>
          <w:szCs w:val="20"/>
        </w:rPr>
      </w:pPr>
      <w:bookmarkStart w:id="250" w:name="kix.nmnvyl3eq57j" w:colFirst="0" w:colLast="0"/>
      <w:bookmarkEnd w:id="250"/>
      <w:r>
        <w:rPr>
          <w:sz w:val="20"/>
          <w:szCs w:val="20"/>
        </w:rPr>
        <w:t>115.  Označuje úvodnú a záverečnú časť presunu medzi miestom pôvodu a hlavným dopravným systémom (napr. železnicou alebo mestskou dopravou). Ide napríklad o cestu z domu na stanicu alebo zo stanice do konečného cieľa, ktorá často rozhoduje o dostupnosti a atraktivite verejnej dopravy.</w:t>
      </w:r>
    </w:p>
    <w:p w14:paraId="292A35BB" w14:textId="77777777" w:rsidR="009417BE" w:rsidRDefault="00000000">
      <w:pPr>
        <w:spacing w:line="240" w:lineRule="auto"/>
      </w:pPr>
      <w:r>
        <w:br w:type="page"/>
      </w:r>
    </w:p>
    <w:p w14:paraId="535C1C33" w14:textId="77777777" w:rsidR="009417BE" w:rsidRDefault="00000000">
      <w:pPr>
        <w:pStyle w:val="Nadpis1"/>
      </w:pPr>
      <w:bookmarkStart w:id="251" w:name="_u6tnveb5ix" w:colFirst="0" w:colLast="0"/>
      <w:bookmarkEnd w:id="251"/>
      <w:r>
        <w:lastRenderedPageBreak/>
        <w:t>Príloha 1: Slovensko v roku 2026 (plná verzia)</w:t>
      </w:r>
    </w:p>
    <w:p w14:paraId="0FB2C57E" w14:textId="77777777" w:rsidR="009417BE" w:rsidRDefault="00000000">
      <w:pPr>
        <w:spacing w:before="240" w:after="240"/>
        <w:jc w:val="both"/>
        <w:rPr>
          <w:shd w:val="clear" w:color="auto" w:fill="CCCCCC"/>
        </w:rPr>
      </w:pPr>
      <w:r>
        <w:t xml:space="preserve">Slovensko má za cieľ trvalo zvyšovať kvalitu života na Slovensku cez rast konkurencieschopnosti a inovačnej výkonnosti v súlade so sociálnou a environmentálnou udržateľnosťou. Táto kapitola preto analyzuje východiskový stav Slovenska v roku 2026 z pohľadu štyroch hlavných oblastí: kvality života, ekonomickej úspešnosti, udržateľnosti a správy vecí verejných. </w:t>
      </w:r>
    </w:p>
    <w:p w14:paraId="584F3B01" w14:textId="77777777" w:rsidR="009417BE" w:rsidRDefault="00000000">
      <w:pPr>
        <w:spacing w:before="240" w:after="240"/>
        <w:jc w:val="both"/>
      </w:pPr>
      <w:r>
        <w:t xml:space="preserve">Zároveň je niekoľko prierezových princípov, ktoré sa prejavujú vo väčšine spomínaných oblastí: regionálna súdržnosť, znižovanie nerovností a sociálna súdržnosť, bezpečnosť a odolnosť, ľudský potenciál a talent, fragmentácia a neefektívnosť politík a kultúra ako podhubie aj nadstavba. V niektorých prípadoch (regionálna súdržnosť, znižovanie nerovností a sociálna súdržnosť, ľudský potenciál a talent) je nutné zvážiť prierezový princíp pri vytváraní každej verejnej politiky, inokedy (bezpečnosť, dátová politika) ide o rôzne aspekty jednej spoločnej témy, ktorú riešia oddelene jednotlivé rezorty a stupne štátnej či verejnej správy, ale výrazne by jej prospelo prepájať sa. Pokiaľ ide o kultúru, tá je prítomná naprieč základnými hodnotovými princípmi a vytvára podhubie pre vyššiu mieru inovácií aj súdržnosti.  </w:t>
      </w:r>
    </w:p>
    <w:p w14:paraId="72977319" w14:textId="77777777" w:rsidR="009417BE" w:rsidRDefault="00000000">
      <w:pPr>
        <w:spacing w:before="240" w:after="240"/>
        <w:jc w:val="both"/>
      </w:pPr>
      <w:r>
        <w:t>Táto kapitola vznikla prvotnou analýzou dát na základe metodiky OECD na meranie blahobytu.</w:t>
      </w:r>
      <w:hyperlink w:anchor="kix.mxot2tyua4uw">
        <w:r>
          <w:rPr>
            <w:color w:val="1155CC"/>
            <w:u w:val="single"/>
            <w:vertAlign w:val="superscript"/>
          </w:rPr>
          <w:t>1</w:t>
        </w:r>
      </w:hyperlink>
      <w:r>
        <w:t xml:space="preserve">  Dáta prepojené s metodikou umožnili identifikovať zraniteľnosti a silné stránky v rámci každej časti. Okrem toho autori a autorky vychádzali zo série publikovaných analýz štátnych analytických útvarov, niektorých štátnych stratégií a dokumentov, medzinárodných zdrojov dát a analýz (hlavne z prostredia EÚ) a z individuálnych a skupinových konzultácií s expertmi. </w:t>
      </w:r>
    </w:p>
    <w:p w14:paraId="372768D7" w14:textId="77777777" w:rsidR="009417BE" w:rsidRDefault="00000000">
      <w:pPr>
        <w:pStyle w:val="Nadpis4"/>
        <w:spacing w:before="240" w:after="240"/>
        <w:jc w:val="both"/>
      </w:pPr>
      <w:bookmarkStart w:id="252" w:name="_qb514csxgeaw" w:colFirst="0" w:colLast="0"/>
      <w:bookmarkEnd w:id="252"/>
      <w:r>
        <w:t>Regionálna súdržnosť</w:t>
      </w:r>
    </w:p>
    <w:p w14:paraId="7DEDC32A" w14:textId="77777777" w:rsidR="009417BE" w:rsidRDefault="00000000">
      <w:pPr>
        <w:spacing w:before="240" w:after="240"/>
        <w:jc w:val="both"/>
      </w:pPr>
      <w:r>
        <w:t xml:space="preserve">Slovensko patrí medzi krajiny s výraznými regionálnymi rozdielmi naprieč všetkými piliermi tejto vízie. Krajina vykazuje regionálne rozdiely v chudobe, zdraví, bývaní aj dostupnosti kultúry, služieb a infraštruktúry. V ekonomike majú regióny inú schopnosť viazať talent, lákať investície, podporovať inovácie a vytvárať kvalitné pracovné miesta. Rozdiely sa prejavujú aj v oblasti kultúry, občianskeho života a voľnočasového vyžitia, kde majú jednotlivé regióny odlišnú ponuku, dostupnosť aj mieru zapojenia obyvateľstva. Geografická rozmanitosť krajiny vytvára podmienky na rozličný vplyv zmeny klímy na základe meniaceho sa počasia a rôznorodý potenciál na internú migráciu obyvateľstva a záťaž na mestské regióny. V oblasti organizácie štátu je zreteľné rozdrobenie územia a rozdielna kapacita na kvalitné služby samospráv. Z toho vyplýva nerovnomernosť kvality služieb naprieč územím. Regionálna súdržnosť nie je samostatnou sektorovou politikou, ale nástrojom, ktorý prepája ekonomické, sociálne a environmentálne ciele, aby zvýšila kvalitu života a konkurencieschopnosť. Pri každej téme a priorite štátu treba sledovať územné dopady a posudzovať, či prispieva k znižovaniu alebo prehlbovaniu regionálnych rozdielov na základe poznania územia a kvalitných dát na mikroregionálnej úrovni. Regionálna súdržnosť je úzko napojená na hodnotový princíp súdržného a spravodlivého Slovenska. </w:t>
      </w:r>
    </w:p>
    <w:p w14:paraId="256511E7" w14:textId="77777777" w:rsidR="009417BE" w:rsidRDefault="009417BE">
      <w:pPr>
        <w:spacing w:before="240" w:after="240"/>
        <w:jc w:val="both"/>
        <w:rPr>
          <w:b/>
          <w:bCs/>
        </w:rPr>
      </w:pPr>
    </w:p>
    <w:p w14:paraId="316C9745" w14:textId="77777777" w:rsidR="009417BE" w:rsidRDefault="00000000">
      <w:pPr>
        <w:pStyle w:val="Nadpis4"/>
        <w:spacing w:before="240" w:after="240"/>
        <w:jc w:val="both"/>
      </w:pPr>
      <w:bookmarkStart w:id="253" w:name="_ofsv8l2jxqru" w:colFirst="0" w:colLast="0"/>
      <w:bookmarkEnd w:id="253"/>
      <w:r>
        <w:lastRenderedPageBreak/>
        <w:t>Znižovanie nerovností a sociálna súdržnosť</w:t>
      </w:r>
    </w:p>
    <w:p w14:paraId="2DF40F6E" w14:textId="77777777" w:rsidR="009417BE" w:rsidRDefault="00000000">
      <w:pPr>
        <w:spacing w:before="240" w:after="240"/>
        <w:jc w:val="both"/>
      </w:pPr>
      <w:r>
        <w:t>Znižovanie nerovností je základom dlhodobo stabilného a úspešného rozvoja krajiny. Slovensko čelí výrazným nerovnostiam v oblasti bývania, zdravia, rodovej rovnosti,  medzigeneračného prenosu chudoby a v mnohých ďalších oblastiach. Rozhodnutia aj v takých oblastiach, ktoré nie sú striktne sociálne, ako ekonomika, klíma aj správa vecí verejných, môžu nerovnosti posilňovať, ale aj oslabovať. Ovplyvňuje ich najmä ekonomický vývoj, dostupnosť kvalitných pracovných príležitostí, rozvoj bývania, ktorý umožňuje ľuďom sťahovať sa za prácou, ako aj klimatická zmena, ktorá nemá rovnaký dopad na všetky skupiny obyvateľstva. Nízka dostupnosť predškolského vzdelávania nielen zvyšuje nerovnosti samotných detí, ale aj ich rodičov, najmä žien, ktoré musia dlhšie zostať doma. Sú tak vo vyššej miere ohrozené dlhodobým zníženým príjmom. Významnú úlohu zohrávajú aj zmeny v osídlení krajiny, ktoré prinášajú rozdiely v kvalite verejných služieb. Slovensko má zodpovednosť vytvárať verejné politiky, ktoré posilňujú sociálny kapitál, znižujú bariéry v prístupe k vzdelaniu, zdravotnej starostlivosti, kultúre a ďalším príležitostiam a službám, zabraňujú sociálnemu vylúčeniu a zvyšujú dôveru a solidaritu. Vo vízii preto venujeme osobitnú pozornosť sociálnej súdržnosti ako jednej z kľúčových oblastí, ktorá je úzko prepojená so spravodlivosťou ako základným hodnotovým princípom.</w:t>
      </w:r>
    </w:p>
    <w:p w14:paraId="0700AEE1" w14:textId="77777777" w:rsidR="009417BE" w:rsidRDefault="00000000">
      <w:pPr>
        <w:pStyle w:val="Nadpis4"/>
        <w:spacing w:before="240" w:after="240"/>
        <w:jc w:val="both"/>
      </w:pPr>
      <w:bookmarkStart w:id="254" w:name="_lnyp1aq63s21" w:colFirst="0" w:colLast="0"/>
      <w:bookmarkEnd w:id="254"/>
      <w:r>
        <w:t>Bezpečnosť a odolnosť</w:t>
      </w:r>
    </w:p>
    <w:p w14:paraId="40419EE4" w14:textId="77777777" w:rsidR="009417BE" w:rsidRDefault="00000000">
      <w:pPr>
        <w:spacing w:before="240" w:after="240"/>
        <w:jc w:val="both"/>
      </w:pPr>
      <w:r>
        <w:t>Bezpečnosť zahŕňa nielen ochranu pred hrozbami, ale aj posilňovanie odolnosti inštitúcií, komunít a hospodárstva. Má mnoho aspektov: od každodennej bezpečnosti vo verejnom priestore, cez istotu pred právom, energie, potraviny, technológie, zmeny v životnom prostredí, informácie, kybernetické hrozby, infraštruktúru, schopnosť štátu a obyvateľov pružne reagovať na krízové situácie až po pripravenosť na extrémne situácie ako je napríklad vojenský konflikt. V ekonomike na riziká okamžite reaguje kapitálový a bankový trh, ktorý potom ovplyvňuje schopnosť ľudí a firiem čerpať úvery alebo šetriť. Hybridné hrozby a dezinformácie ohrozujú samotné základné hodnotové princípy demokratického štátu, dôvery a spolupatričnosti. Korupcia, klientelizmus, ale aj nekompetentný štát znižujú dôveru občanov v inštitúcie a obmedzujú efektivitu verejných politík. Každú vymenovanú oblasť rieši iná inštitúcia na rôznych úrovniach vládnutia bez dostatočného dátového alebo strategického prepojenia. Navrhované riešenia a vízie zvyšujú bezpečnosť a odolnosť a znižujú zraniteľnosť krajiny voči externým a interným rizikám, za predpokladu zachovania základných hodnotových princípov. Bezpečnosť a odolnosť sú tiež súčasťou týchto princípov a zároveň sú úzko prepojené s prognostickými rizikami vývoja krajiny.</w:t>
      </w:r>
    </w:p>
    <w:p w14:paraId="307970AA" w14:textId="77777777" w:rsidR="009417BE" w:rsidRDefault="00000000">
      <w:pPr>
        <w:pStyle w:val="Nadpis4"/>
        <w:spacing w:before="240" w:after="240"/>
        <w:jc w:val="both"/>
      </w:pPr>
      <w:bookmarkStart w:id="255" w:name="_28b1yw32j3h5" w:colFirst="0" w:colLast="0"/>
      <w:bookmarkEnd w:id="255"/>
      <w:r>
        <w:t xml:space="preserve">Ľudský potenciál a talent </w:t>
      </w:r>
    </w:p>
    <w:p w14:paraId="3DE3E973" w14:textId="77777777" w:rsidR="009417BE" w:rsidRDefault="00000000">
      <w:pPr>
        <w:spacing w:before="240" w:after="240"/>
        <w:jc w:val="both"/>
      </w:pPr>
      <w:r>
        <w:t xml:space="preserve">Téma ľudského kapitálu, ktorému sa vízia venuje hlavne v pilieri Úspešné Slovensko, má dosah naprieč celým dokumentom. Starnutie populácie, zhoršujúce sa vzdelávanie na všetkých úrovniach a odliv vysokokvalifikovaných ľudí znamenajú tlak na dlhodobú starostlivosť, ekonomické zaťaženie produktívnej populácie, menšiu schopnosť inovovať a zvyšovať produktivitu. Znamená to aj menej ľudí, ktorí budú vedieť riešiť na všetkých úrovniach ťažké problémy s adaptáciou na zmenu klímy alebo pracovať pre štát či samosprávy </w:t>
      </w:r>
      <w:r>
        <w:lastRenderedPageBreak/>
        <w:t xml:space="preserve">na skutočne efektívnych verejných politikách. Slovensko musí preto zvažovať, ako môže byť motorom na lákanie, udržanie a efektívne využitie ľudí na úrovni, na ktorú majú prirodzený potenciál a tiež ako v každej oblasti tento potenciál systematicky čo najviac zvyšovať.   </w:t>
      </w:r>
    </w:p>
    <w:p w14:paraId="6B7FA363" w14:textId="77777777" w:rsidR="009417BE" w:rsidRDefault="00000000">
      <w:pPr>
        <w:pStyle w:val="Nadpis4"/>
        <w:spacing w:before="240" w:after="240"/>
        <w:jc w:val="both"/>
      </w:pPr>
      <w:bookmarkStart w:id="256" w:name="_bygfgsinab3e" w:colFirst="0" w:colLast="0"/>
      <w:bookmarkEnd w:id="256"/>
      <w:r>
        <w:t>Fragmentácia a neefektívnosť</w:t>
      </w:r>
    </w:p>
    <w:p w14:paraId="1AABF92A" w14:textId="77777777" w:rsidR="009417BE" w:rsidRDefault="00000000">
      <w:pPr>
        <w:spacing w:before="240" w:after="240"/>
        <w:jc w:val="both"/>
      </w:pPr>
      <w:r>
        <w:t xml:space="preserve">V analýze súčasného stavu všetkých oblastí rezonuje prierezová téma malej miery koordinácie vo verejnom sektore. S tým súvisí aj neefektívnosť a nepredvídateľnosť prostredia, čo spôsobuje slabší rast príjmov, nižšiu finančnú odolnosť domácností alebo oslabené sociálne, zdravotné a rodinné politiky, ktoré sa nedopĺňajú, ale niekedy sú aj v protiklade. Toto všetko v konečnom dôsledku znamená zníženú kvalitu života ľudí. Nekoordinovanosť a fragmentácia v ekonomike zvyšujú náklady pre firmy, ale napríklad aj pre výskumných pracovníkov. Tí musia pôsobiť v prostredí viacerých grantových agentúr s inými pravidlami, ktoré štát nevie spojiť. Rezortizmus v oblastiach riešenia klímy, energetiky a životného prostredia vedie k neprepojeným riešeniam, nezdieľaní spoločných dát, ktoré by mohli pomôcť efektívnejšie spoločne riešiť vážne a prepojené problémy. Nepredvídateľnosť vytvára v štáte vysokú mieru neefektívnosti a neskorej koordinácie a fragmentácia je drahá nielen v dobe konsolidácie. </w:t>
      </w:r>
    </w:p>
    <w:p w14:paraId="52827ED2" w14:textId="77777777" w:rsidR="009417BE" w:rsidRDefault="00000000">
      <w:pPr>
        <w:pStyle w:val="Nadpis4"/>
        <w:spacing w:before="240" w:after="240"/>
        <w:jc w:val="both"/>
      </w:pPr>
      <w:bookmarkStart w:id="257" w:name="_r521osfdbpo3" w:colFirst="0" w:colLast="0"/>
      <w:bookmarkEnd w:id="257"/>
      <w:r>
        <w:t xml:space="preserve">Kultúra </w:t>
      </w:r>
    </w:p>
    <w:p w14:paraId="734831D3" w14:textId="77777777" w:rsidR="009417BE" w:rsidRDefault="00000000">
      <w:pPr>
        <w:spacing w:before="240" w:after="240"/>
        <w:jc w:val="both"/>
      </w:pPr>
      <w:r>
        <w:t xml:space="preserve">Kultúra je základom dobre fungujúcej spoločnosti, zdrojom inovácií, podnetov, inšpirácií  a podnikavosti, aj priestorom zdieľanej skúsenosti. Prostredníctvom nej si spoločnosť vytvára svoj vlastný príbeh, reflektuje svoju históriu a učí sa z nej. Kultúra nie je izolovaný sektor a nemá ani jedno ustálené miesto v tejto vízii, ale prepája viacero kľúčových oblastí. Buduje dôveru, empatiu a spoločnú identitu v spoločnosti. Podporuje kreativitu, inovácie a vznik nových odvetví v ekonomike. Otvára priestor pre kritickú reflexiu moci a slobodnú výmenu informácií, poznatkov, svetonázorov v demokracii, edukuje, prináša radosť, zmysel a emocionálne prežívanie a zároveň ponúka platformu pre sebarealizáciučím zvyšuje kvalitu života, empatiu a dôveru medzi ľuďmi. </w:t>
      </w:r>
      <w:r>
        <w:rPr>
          <w:rFonts w:ascii="Roboto" w:eastAsia="Roboto" w:hAnsi="Roboto" w:cs="Roboto"/>
          <w:color w:val="444746"/>
          <w:sz w:val="21"/>
          <w:szCs w:val="21"/>
          <w:highlight w:val="white"/>
        </w:rPr>
        <w:t xml:space="preserve">Kultúra má tiež potenciál </w:t>
      </w:r>
      <w:r>
        <w:t>podporovať</w:t>
      </w:r>
      <w:r>
        <w:rPr>
          <w:rFonts w:ascii="Roboto" w:eastAsia="Roboto" w:hAnsi="Roboto" w:cs="Roboto"/>
          <w:color w:val="444746"/>
          <w:sz w:val="21"/>
          <w:szCs w:val="21"/>
          <w:highlight w:val="white"/>
        </w:rPr>
        <w:t xml:space="preserve"> spoločenskú zodpovednosť a byť katalyzátorom udržateľného rozvoja spoločnosti. </w:t>
      </w:r>
      <w:r>
        <w:t xml:space="preserve">Zároveň kultúra úzko súvisí s demokraciou. Tam, kde je kultúra slobodná, rozmanitá a kritická, je silná aj demokracia. </w:t>
      </w:r>
    </w:p>
    <w:p w14:paraId="33AC6F4D" w14:textId="77777777" w:rsidR="009417BE" w:rsidRDefault="00000000">
      <w:pPr>
        <w:pStyle w:val="Nadpis2"/>
        <w:spacing w:before="240" w:after="240"/>
        <w:jc w:val="both"/>
        <w:rPr>
          <w:b/>
          <w:bCs/>
        </w:rPr>
      </w:pPr>
      <w:bookmarkStart w:id="258" w:name="_oqro1uvcg4so" w:colFirst="0" w:colLast="0"/>
      <w:bookmarkEnd w:id="258"/>
      <w:r>
        <w:rPr>
          <w:b/>
          <w:bCs/>
        </w:rPr>
        <w:t>Dôstojný život</w:t>
      </w:r>
    </w:p>
    <w:p w14:paraId="7936BC5A" w14:textId="77777777" w:rsidR="009417BE" w:rsidRDefault="00000000">
      <w:pPr>
        <w:spacing w:before="240" w:after="240"/>
        <w:jc w:val="both"/>
      </w:pPr>
      <w:r>
        <w:t>Dôstojnosť života obyvateľov Slovenska nemožno posudzovať len podľa rastu hrubého domáceho produktu (HDP), ale najmä podľa schopnosti ľudí viesť stabilný, zdravý a dôstojný život bez ohľadu na miesto bydliska či sociálne zázemie. Zlepšovanie dôstojnosti života patrí medzi základné ambície vízie Slovenska do roku 2040.</w:t>
      </w:r>
    </w:p>
    <w:p w14:paraId="43E4D1AA" w14:textId="77777777" w:rsidR="009417BE" w:rsidRDefault="00000000">
      <w:pPr>
        <w:spacing w:before="240" w:after="240"/>
        <w:jc w:val="both"/>
      </w:pPr>
      <w:r>
        <w:t xml:space="preserve">Slovensko má pri tvorení vízie a budúcnosti dôstojnosti života na čom stavať. Zamestnanosť stabilne rastie, sociálne transfery a postupná deinštitucionalizácia zmierňujú najhlbšie dopady chudoby a silné rodinné väzby fungujú ako záchranná sieť pri zvládaní sociálnych rizík. Časť domácností chráni vysoký podiel vlastníckeho bývania bez hypotéky, v mestských centrách je </w:t>
      </w:r>
      <w:r>
        <w:lastRenderedPageBreak/>
        <w:t>kvalita bývania relatívne dobrá. Zdravotná starostlivosť je formálne univerzálna a očakávaná dĺžka života posledných 30 rokov rástla s výnimkou dočasného poklesu počas nedávnej nepriaznivej epidemiologickej situácie. Historicky budovaný systém rodinnej a sociálnej politiky spolu s dobrým analytickým zázemím vytvárajú predpoklady na reagovanie na starnutie populácie. Členstvo v EÚ otvára prístup k finančným zdrojom. Potenciál občianskej spoločnosti, komunitných iniciatív a medzigeneračnej solidarity zostáva dôležitým zdrojom odolnosti.</w:t>
      </w:r>
    </w:p>
    <w:p w14:paraId="3C4C4219" w14:textId="77777777" w:rsidR="009417BE" w:rsidRDefault="00000000">
      <w:pPr>
        <w:spacing w:before="240" w:after="240"/>
        <w:jc w:val="both"/>
      </w:pPr>
      <w:r>
        <w:t xml:space="preserve">Tieto základy však nestačia. Príjmová medzera voči EÚ pretrváva, disponibilné príjmy domácností zaostávajú a riziko chudoby medzi pracujúcimi osobami rastie. Vysoký podiel populácie je ohrozený chudobou a sociálnym vylúčením, finančná odolnosť domácností je nízka a výdavky na základné potreby ich neúmerne zaťažujú. Osobitne citlivou oblasťou sú výdavky na potraviny a energie. Sociálny pôvod silno ovplyvňuje životné šance. Regionálne rozdiely a medzigeneračný prenos znevýhodnenia oslabujú sociálnu mobilitu. Bývanie sa stáva čoraz menej dostupným najmä pre mladých ľudí, domácnosti v nájme a domácnosti ohrozené chudobou. Slovensko výrazne zaostáva v očakávanej dĺžke života aj v rokoch prežitých v zdraví, pretrváva vysoká odvrátiteľná úmrtnosť a výrazné zdravotné nerovnosti. Prevencia aj dlhodobá starostlivosť sú podfinancované, zdravotnícky personál chýba a infraštruktúra starne. Plodnosť je dlhodobo nízka, podiel bezdetných a jednodetných rodín rastie a veková štruktúra sa zhoršuje. Generalizovaná dôvera patrí medzi najnižšie v Európe, občianska participácia je slabá a sociálna izolácia oslabuje schopnosť spoločnosti kolektívne reagovať na výzvy a umocňuje všetky ostatné výzvy. </w:t>
      </w:r>
    </w:p>
    <w:p w14:paraId="54907CAB" w14:textId="77777777" w:rsidR="009417BE" w:rsidRDefault="00000000">
      <w:pPr>
        <w:spacing w:before="240" w:after="240"/>
        <w:jc w:val="both"/>
      </w:pPr>
      <w:r>
        <w:t xml:space="preserve">Tieto navzájom súvisiace výzvy sa budú prehlbovať, ak nebudú riešené spoločne. </w:t>
      </w:r>
    </w:p>
    <w:p w14:paraId="460B7FD1" w14:textId="77777777" w:rsidR="009417BE" w:rsidRDefault="00000000">
      <w:pPr>
        <w:spacing w:before="240" w:after="240"/>
        <w:jc w:val="both"/>
      </w:pPr>
      <w:r>
        <w:t>Pilier Dôstojnosť života je postavený na štyroch vzájomne prepojených cieľoch: dôstojnej životnej úrovni a spoľahlivých sociálnych istotách, stabilnom a dostupnom bývaní, zdravom a aktívnom živote vo všetkých fázach života a demografickej obnove a súdržnej spoločnosti. Ich spoločným menovateľom je znižovanie príjmových, rodových, zdravotných, územných a generačných nerovností a posilňovanie odolnosti domácností, komunít a regiónov.</w:t>
      </w:r>
    </w:p>
    <w:p w14:paraId="42334AA5" w14:textId="77777777" w:rsidR="009417BE" w:rsidRDefault="00000000">
      <w:pPr>
        <w:spacing w:before="240" w:after="240"/>
        <w:jc w:val="both"/>
      </w:pPr>
      <w:r>
        <w:t xml:space="preserve">Príležitosti na zmenu sa otvárajú v lepšom cielení sociálnej politiky a jej prepojení s trhom práce, v rozvoji predškolského vzdelávania a služieb pre rodiny, vo využití bývalých priemyselných lokalít (z angl. </w:t>
      </w:r>
      <w:r>
        <w:rPr>
          <w:i/>
          <w:iCs/>
        </w:rPr>
        <w:t>brownfields</w:t>
      </w:r>
      <w:r>
        <w:t>) a rozvoji nájomného bývania. Dôležité je  posilniť prevenciu, včasný záchyt ochorení a dlhodobú starostlivosť. Príležitosť spočíva aj v stabilnom prostredí pre rodinný život, včasnom nasieťovaní na podporné služby, podpore zamestnateľnosti ohrozených skupín, riadenej pracovnej migrácii,  budovaní komunitného a kultúrneho života a medzigeneračnej solidarity, ako aj v občianskej spoločnosti. Ak sa tieto príležitosti nevyužijú, hrozí prehlbovanie nerovností a slabnúca ochranná funkcia práce, ďalšie zhoršovanie dostupnosti bývania a odkladanie zakladania rodín, rýchlejšie starnutie populácie a rastúce ekonomické zaťaženie ľudí v produktívnom veku. Zdravotný systém nebude schopný reagovať na chronické ochorenia, zvýši sa odliv mladých a kvalifikovaných ľudí do zahraničia, prehĺbi sa oslabenie spoločenských väzieb a rozdiely. Aj dobre mienené opatrenia budú neúčinné, ak sa politiky neskoordinujú.</w:t>
      </w:r>
    </w:p>
    <w:p w14:paraId="44C36DFD" w14:textId="77777777" w:rsidR="009417BE" w:rsidRDefault="009417BE">
      <w:pPr>
        <w:pStyle w:val="Nadpis3"/>
        <w:spacing w:before="240" w:after="240"/>
        <w:jc w:val="both"/>
        <w:rPr>
          <w:color w:val="000000"/>
        </w:rPr>
      </w:pPr>
      <w:bookmarkStart w:id="259" w:name="_88m0swjk0e6a" w:colFirst="0" w:colLast="0"/>
      <w:bookmarkEnd w:id="259"/>
    </w:p>
    <w:p w14:paraId="185F58C8" w14:textId="77777777" w:rsidR="009417BE" w:rsidRDefault="00000000">
      <w:pPr>
        <w:pStyle w:val="Nadpis3"/>
        <w:spacing w:before="240" w:after="240"/>
        <w:jc w:val="both"/>
        <w:rPr>
          <w:color w:val="000000"/>
        </w:rPr>
      </w:pPr>
      <w:bookmarkStart w:id="260" w:name="_769woc6um9ur" w:colFirst="0" w:colLast="0"/>
      <w:bookmarkEnd w:id="260"/>
      <w:r>
        <w:rPr>
          <w:color w:val="000000"/>
        </w:rPr>
        <w:t>Dôstojná životná úroveň a odolnosť voči sociálnym rizikám</w:t>
      </w:r>
    </w:p>
    <w:p w14:paraId="1CDDAA47" w14:textId="77777777" w:rsidR="009417BE" w:rsidRDefault="00000000">
      <w:pPr>
        <w:spacing w:before="240" w:after="240"/>
        <w:jc w:val="both"/>
      </w:pPr>
      <w:r>
        <w:t>Materiálne podmienky a ekonomická istota sú základom dôstojného života. Napriek postupnému rastu príjmov Slovensko dlhodobo zaostáva za úrovňou väčšiny krajín EÚ. V roku 2024 dosiahla priemerná mzda približne 50 % priemernej mzdy v EÚ a medián ekvivalentného disponibilného príjmu 54 % hodnoty priemeru EÚ. Efekt rastu miezd v rokoch 2024 a 2025 významne obmedzila vysoká inflácia. Výdavky na potraviny a bývanie tvorili v roku 2024 približne 48 % spotrebných výdavkov domácností, pričom v nižších príjmových skupinách bol tento podiel ešte vyšší. Vysoké náklady na nevyhnutné potreby limitujú schopnosť domácností investovať do vzdelania, tvorby úspor či zvyšovania kvality života</w:t>
      </w:r>
      <w:hyperlink w:anchor="kix.8ijxq6i9gr9z">
        <w:r>
          <w:rPr>
            <w:color w:val="1155CC"/>
            <w:u w:val="single"/>
            <w:vertAlign w:val="superscript"/>
          </w:rPr>
          <w:t>2</w:t>
        </w:r>
      </w:hyperlink>
      <w:r>
        <w:t>.</w:t>
      </w:r>
    </w:p>
    <w:p w14:paraId="7EDA336A" w14:textId="77777777" w:rsidR="009417BE" w:rsidRDefault="00000000">
      <w:pPr>
        <w:spacing w:before="240" w:after="240"/>
        <w:jc w:val="both"/>
      </w:pPr>
      <w:r>
        <w:t>Od roku 2020 dochádza k postupnému zhoršovaniu ukazovateľov chudoby a sociálneho vylúčenia. Miera rizika chudoby alebo sociálneho vylúčenia vzrástla z 14 % na 18 %. Približne každý piaty obyvateľ, celkovo takmer milión osôb, je v ohrození. Najvýraznejšou zložkou tohto rizika je príjmová chudoba, ktorá v roku 2024 zasiahla 15 % populácie, teda takmer 800-tisíc osôb. Závažná materiálna a sociálna deprivácia sa týka 8 % populácie a od roku 2020 narástla o 3 percentuálne body. Chudoba je výrazne koncentrovaná v určitých typoch domácností. Jednorodičovské domácnosti, domácnosti s troma a viacerými deťmi a jednočlenné domácnosti seniorov patria dlhodobo medzi najzraniteľnejšie skupiny</w:t>
      </w:r>
      <w:hyperlink w:anchor="kix.fqj0plyvq3k">
        <w:r>
          <w:rPr>
            <w:color w:val="1155CC"/>
            <w:u w:val="single"/>
            <w:vertAlign w:val="superscript"/>
          </w:rPr>
          <w:t>3</w:t>
        </w:r>
      </w:hyperlink>
      <w:r>
        <w:t xml:space="preserve">. </w:t>
      </w:r>
    </w:p>
    <w:p w14:paraId="13F3709B" w14:textId="77777777" w:rsidR="009417BE" w:rsidRDefault="00000000">
      <w:pPr>
        <w:spacing w:before="240" w:after="240"/>
        <w:jc w:val="both"/>
      </w:pPr>
      <w:r>
        <w:t>Osobitným problémom je rast pracujúcej chudoby. Od roku 2019 každoročne rastie podiel pracujúcich ohrozených príjmovou chudobou. V roku 2024 bol ohrozený každý desiaty pracujúci</w:t>
      </w:r>
      <w:hyperlink w:anchor="kix.lrjwpfo9shzt">
        <w:r>
          <w:rPr>
            <w:color w:val="1155CC"/>
            <w:u w:val="single"/>
            <w:vertAlign w:val="superscript"/>
          </w:rPr>
          <w:t>4</w:t>
        </w:r>
      </w:hyperlink>
      <w:r>
        <w:t>. Riziko je výrazne vyššie medzi osobami s nízkym vzdelaním a mladými dospelými. Práca neposkytuje vždy spoľahlivú ochranou pred chudobou, čo pri prehlbovaní negatívnych trendov môže oslabiť základný princíp sociálneho kontraktu. Finančná odolnosť domácností zároveň zostáva obmedzená. V roku 2024 žilo 28 % populácie v domácnostiach, ktoré nedokázali čeliť neočakávaným výdavkom. Miera úspor zostáva výrazne pod priemerom EÚ - takmer polovica dospelej populácie žije od výplaty k výplate alebo je nútená siahať na úspory, či zadlžovať sa</w:t>
      </w:r>
      <w:hyperlink w:anchor="kix.54w9v0zhlpux">
        <w:r>
          <w:rPr>
            <w:color w:val="1155CC"/>
            <w:u w:val="single"/>
            <w:vertAlign w:val="superscript"/>
          </w:rPr>
          <w:t>5</w:t>
        </w:r>
      </w:hyperlink>
      <w:r>
        <w:t>.</w:t>
      </w:r>
    </w:p>
    <w:p w14:paraId="7D33B0F6" w14:textId="77777777" w:rsidR="009417BE" w:rsidRDefault="00000000">
      <w:pPr>
        <w:spacing w:before="240" w:after="240"/>
        <w:jc w:val="both"/>
      </w:pPr>
      <w:r>
        <w:t>Regionálne rozdiely v životnej úrovni zostávajú výrazné. V roku 2024 dosahovala miera rizika chudoby alebo sociálneho vylúčenia 26 % na východe Slovenska, oproti 9 % v Bratislavskom kraji</w:t>
      </w:r>
      <w:hyperlink w:anchor="kix.hzcjpelktagx">
        <w:r>
          <w:rPr>
            <w:color w:val="1155CC"/>
            <w:u w:val="single"/>
            <w:vertAlign w:val="superscript"/>
          </w:rPr>
          <w:t>6</w:t>
        </w:r>
      </w:hyperlink>
      <w:r>
        <w:t>. Osobitnú pozornosť si vyžadujú marginalizované rómske komunity, kde sa chudoba, materiálna deprivácia aj investičný dlh v oblasti infraštruktúry, bývania a prístupu k službám koncentrujú v mimoriadnej miere. Výzvou zostáva aj dostupnosť a kvalita sociálnych služieb, služieb dlhodobej starostlivosti a služieb podporujúcich rodinný život. V spojení so silným vplyvom sociálno-ekonomického zázemia na vzdelávacie šance detí to oslabuje sociálnu a medzigeneračnú mobilitu.</w:t>
      </w:r>
    </w:p>
    <w:p w14:paraId="4318D896" w14:textId="77777777" w:rsidR="009417BE" w:rsidRDefault="00000000">
      <w:pPr>
        <w:pStyle w:val="Nadpis3"/>
        <w:spacing w:before="240" w:after="240"/>
        <w:jc w:val="both"/>
        <w:rPr>
          <w:color w:val="000000"/>
        </w:rPr>
      </w:pPr>
      <w:bookmarkStart w:id="261" w:name="_anfxapd6c012" w:colFirst="0" w:colLast="0"/>
      <w:bookmarkEnd w:id="261"/>
      <w:r>
        <w:rPr>
          <w:color w:val="000000"/>
        </w:rPr>
        <w:t>Stabilné a dostupné bývanie ako základ životnej istoty</w:t>
      </w:r>
    </w:p>
    <w:p w14:paraId="2B39B8DA" w14:textId="77777777" w:rsidR="009417BE" w:rsidRDefault="00000000">
      <w:pPr>
        <w:spacing w:before="240" w:after="240"/>
        <w:jc w:val="both"/>
      </w:pPr>
      <w:r>
        <w:t>Bývanie je základnou podmienkou životnej stability, no jeho dostupnosť na Slovensku je čoraz viac limitovaná.</w:t>
      </w:r>
      <w:hyperlink w:anchor="kix.c09icogylyvp">
        <w:r>
          <w:rPr>
            <w:color w:val="1155CC"/>
            <w:u w:val="single"/>
            <w:vertAlign w:val="superscript"/>
          </w:rPr>
          <w:t>7</w:t>
        </w:r>
      </w:hyperlink>
      <w:r>
        <w:t xml:space="preserve"> Medzi hlavné dôvody patria štruktúra trhu, rast cien a slabá ponuka bývania </w:t>
      </w:r>
      <w:r>
        <w:lastRenderedPageBreak/>
        <w:t>umocnená rastúcim dopytom po kvalitnom bývaní.</w:t>
      </w:r>
      <w:hyperlink w:anchor="kix.gnqsk0xvidsa">
        <w:r>
          <w:rPr>
            <w:color w:val="1155CC"/>
            <w:u w:val="single"/>
            <w:vertAlign w:val="superscript"/>
          </w:rPr>
          <w:t>8</w:t>
        </w:r>
      </w:hyperlink>
      <w:r>
        <w:t xml:space="preserve"> Hoci ceny rezidenčných nehnuteľností na Slovensku nepatria medzi najvyššie v EÚ, po zohľadnení príjmov patrí Slovensko medzi najmenej dostupné krajiny.</w:t>
      </w:r>
      <w:hyperlink w:anchor="kix.kkemw438adkj">
        <w:r>
          <w:rPr>
            <w:color w:val="1155CC"/>
            <w:u w:val="single"/>
            <w:vertAlign w:val="superscript"/>
          </w:rPr>
          <w:t>9</w:t>
        </w:r>
      </w:hyperlink>
      <w:r>
        <w:t xml:space="preserve"> Finančnú nedostupnosť ďalej umocňuje jeden z najvyšších podielov vlastníckeho bývania v EÚ: približne 93 % obyvateľov žije vo vlastnej nehnuteľnosti, zatiaľ čo trhové nájomné bývanie predstavuje približne 4 % bytového fondu a sociálne nájomné bývanie menej ako 3 %.</w:t>
      </w:r>
      <w:hyperlink w:anchor="kix.kvap2eeevtsy">
        <w:r>
          <w:rPr>
            <w:color w:val="1155CC"/>
            <w:u w:val="single"/>
            <w:vertAlign w:val="superscript"/>
          </w:rPr>
          <w:t>10</w:t>
        </w:r>
      </w:hyperlink>
      <w:r>
        <w:t xml:space="preserve"> Verejné výdavky na sociálne bývanie dosahujú len 0,04 % HDP, pričom priemerná hodnota referenčných krajín</w:t>
      </w:r>
      <w:hyperlink w:anchor="kix.4lpydofscicm">
        <w:r>
          <w:rPr>
            <w:color w:val="1155CC"/>
            <w:u w:val="single"/>
            <w:vertAlign w:val="superscript"/>
          </w:rPr>
          <w:t>11</w:t>
        </w:r>
      </w:hyperlink>
      <w:r>
        <w:t xml:space="preserve"> dosahuje až 0,09 %</w:t>
      </w:r>
      <w:hyperlink w:anchor="kix.m02cwsfoy6h6">
        <w:r>
          <w:rPr>
            <w:color w:val="1155CC"/>
            <w:u w:val="single"/>
            <w:vertAlign w:val="superscript"/>
          </w:rPr>
          <w:t>12</w:t>
        </w:r>
      </w:hyperlink>
    </w:p>
    <w:p w14:paraId="60754C2C" w14:textId="77777777" w:rsidR="009417BE" w:rsidRDefault="00000000">
      <w:pPr>
        <w:spacing w:before="240" w:after="240"/>
        <w:jc w:val="both"/>
      </w:pPr>
      <w:r>
        <w:t>Dominancia vlastníckeho modelu bývania vytvára vysokú závislosť domácností od hypotekárneho financovania, ktoré je pre mladé a nízkopríjmové skupiny často nedostupné. Až 70 % mladých ľudí vo veku 18 až 34 rokov žije oficiálne s rodičmi, čo je druhý najvyšší podiel v EÚ.</w:t>
      </w:r>
      <w:hyperlink w:anchor="kix.nio8odrr22u">
        <w:r>
          <w:rPr>
            <w:color w:val="1155CC"/>
            <w:u w:val="single"/>
            <w:vertAlign w:val="superscript"/>
          </w:rPr>
          <w:t>13</w:t>
        </w:r>
      </w:hyperlink>
      <w:r>
        <w:t xml:space="preserve"> Rast cien nehnuteľností dlhodobo predbieha rast príjmov: od roku 2015 vzrástli ceny nehnuteľností o 82 %.</w:t>
      </w:r>
      <w:hyperlink w:anchor="kix.cvv3c8ftxnol">
        <w:r>
          <w:rPr>
            <w:color w:val="1155CC"/>
            <w:u w:val="single"/>
            <w:vertAlign w:val="superscript"/>
          </w:rPr>
          <w:t>14</w:t>
        </w:r>
      </w:hyperlink>
      <w:r>
        <w:t xml:space="preserve"> Pomer cien nehnuteľností k príjmom sa tak dlhodobo zhoršuje. Celková miera nadmerného zaťaženia výdavkami na bývanie je na Slovensku relatívne nízka, jedná sa však o skreslenie spôsobené vysokým percentom domácností, ktoré bývanie vlastnia. Medzi domácnosťami ohrozenými chudobou je nadmerne zaťažených viac než 36 %,</w:t>
      </w:r>
      <w:hyperlink w:anchor="kix.pfdc4a9pl4r1">
        <w:r>
          <w:rPr>
            <w:color w:val="1155CC"/>
            <w:u w:val="single"/>
            <w:vertAlign w:val="superscript"/>
          </w:rPr>
          <w:t>15</w:t>
        </w:r>
      </w:hyperlink>
      <w:r>
        <w:t xml:space="preserve"> pričom najviac ohrozené sú mladé domácnosti, jednočlenné domácnosti a domácnosti žijúce v nájme. Závažným problémom je aj preplnenosť bývania. V roku 2024 žilo približne 30 % populácie v domácnostiach, ktoré mali príliš málo izieb vzhľadom na počet ľudí.</w:t>
      </w:r>
      <w:hyperlink w:anchor="kix.u5uw39rthbm3">
        <w:r>
          <w:rPr>
            <w:color w:val="1155CC"/>
            <w:u w:val="single"/>
            <w:vertAlign w:val="superscript"/>
          </w:rPr>
          <w:t>16</w:t>
        </w:r>
      </w:hyperlink>
      <w:r>
        <w:t xml:space="preserve"> V mestách to bolo 35 % a medzi domácnosťami ohrozenými chudobou takmer polovica.</w:t>
      </w:r>
    </w:p>
    <w:p w14:paraId="0EF8310B" w14:textId="77777777" w:rsidR="009417BE" w:rsidRDefault="00000000">
      <w:pPr>
        <w:spacing w:before="240" w:after="240"/>
        <w:jc w:val="both"/>
      </w:pPr>
      <w:r>
        <w:t>Rezidenčná výstavba, čiže celkový počet novovybudovaných bytov, dlhodobo zaostáva za európskym štandardom. V roku 2025 predstavovala rezidenčná stavebná produkcia 2,9 % HDP oproti 5 % v EÚ.</w:t>
      </w:r>
      <w:hyperlink w:anchor="kix.rgqv64otbkw5">
        <w:r>
          <w:rPr>
            <w:color w:val="1155CC"/>
            <w:u w:val="single"/>
            <w:vertAlign w:val="superscript"/>
          </w:rPr>
          <w:t>17</w:t>
        </w:r>
      </w:hyperlink>
      <w:r>
        <w:t xml:space="preserve"> Intenzita bytovej výstavby zostáva nízka a výstavba nedokáže pružne reagovať na rastúci dopyt v mestských regiónoch najmä pre zdĺhavé povoľovacie procesy a nekoncepčné plánovanie. Potreba ľudí sťahovať sa za prácou do ekonomických centier zvyšuje nedostupnosť bývania a nedostatočnej ponuky bývania v mestách. Obyvateľstvo pracujúce v mestských centrách v snahe zabezpečiť si finančne dostupné bývanie v adekvátnej kvalite a dostatočnej dostupnosti, hľadá preto často bývanie za hranicou mesta. Tento fenomén, známy ako suburbanizácia,</w:t>
      </w:r>
      <w:hyperlink w:anchor="kix.zdfhy39lvwrs">
        <w:r>
          <w:rPr>
            <w:color w:val="1155CC"/>
            <w:u w:val="single"/>
            <w:vertAlign w:val="superscript"/>
          </w:rPr>
          <w:t>18</w:t>
        </w:r>
      </w:hyperlink>
      <w:r>
        <w:t xml:space="preserve"> zvyšuje náklady domácností a samospráv na infraštruktúru, dopravu a verejné služby a prehlbuje sociálno-priestorové nerovnosti. Naopak, bývanie v zahustených oblastiach s kompaktnou zástavbou je spojené s vyššou kvalitou života.</w:t>
      </w:r>
      <w:hyperlink w:anchor="kix.35j7d3z1krn0">
        <w:r>
          <w:rPr>
            <w:color w:val="1155CC"/>
            <w:u w:val="single"/>
            <w:vertAlign w:val="superscript"/>
          </w:rPr>
          <w:t>19</w:t>
        </w:r>
      </w:hyperlink>
      <w:r>
        <w:t xml:space="preserve"> Kvalita bývania je vo všeobecnosti relatívne dobrá, ale výrazne rozdielna podľa príjmu. Závažný nedostatok vhodného bývania (tzv. deprivácia bývania) sa pohybuje okolo úrovne EÚ, no medzi nízkopríjmovými domácnosťami dosahuje 15 %.</w:t>
      </w:r>
      <w:hyperlink w:anchor="kix.kfuxmlbxqke9">
        <w:r>
          <w:rPr>
            <w:color w:val="1155CC"/>
            <w:u w:val="single"/>
            <w:vertAlign w:val="superscript"/>
          </w:rPr>
          <w:t>20</w:t>
        </w:r>
      </w:hyperlink>
      <w:r>
        <w:t xml:space="preserve"> V mestách je významná časť chudobných domácností vystavená zvýšenému znečisteniu</w:t>
      </w:r>
      <w:hyperlink w:anchor="kix.45el7ntm02n1">
        <w:r>
          <w:rPr>
            <w:color w:val="1155CC"/>
            <w:u w:val="single"/>
            <w:vertAlign w:val="superscript"/>
          </w:rPr>
          <w:t>21</w:t>
        </w:r>
      </w:hyperlink>
      <w:r>
        <w:t xml:space="preserve"> a nadmernému hluku.</w:t>
      </w:r>
      <w:hyperlink w:anchor="kix.pafnuihwrwqf">
        <w:r>
          <w:rPr>
            <w:color w:val="1155CC"/>
            <w:u w:val="single"/>
            <w:vertAlign w:val="superscript"/>
          </w:rPr>
          <w:t>22</w:t>
        </w:r>
      </w:hyperlink>
      <w:r>
        <w:t xml:space="preserve"> </w:t>
      </w:r>
    </w:p>
    <w:p w14:paraId="627E2C8A" w14:textId="77777777" w:rsidR="009417BE" w:rsidRDefault="00000000">
      <w:pPr>
        <w:spacing w:before="240" w:after="240"/>
        <w:jc w:val="both"/>
      </w:pPr>
      <w:r>
        <w:t>Slovenská spoločnosť čelí štrukturálnej nerovnováhe medzi vysokým podielom vlastníckeho bývania, slabým nájomným sektorom, nedostatočnou výstavbou a výraznou cenovou nedostupnosťou v mestách. Regionálne rozdiely, preplnenosť a finančná zraniteľnosť nízkopríjmových domácností zároveň oslabujú stabilitu bývania ako základnej životnej istoty. Tento problém navyše prehlbuje fragmentácia politiky bývania a slabé legislatívne ukotvenie bývania ako verejného záujmu.</w:t>
      </w:r>
    </w:p>
    <w:p w14:paraId="1D7F9728" w14:textId="77777777" w:rsidR="009417BE" w:rsidRDefault="00000000">
      <w:pPr>
        <w:pStyle w:val="Nadpis3"/>
        <w:keepNext w:val="0"/>
        <w:keepLines w:val="0"/>
        <w:jc w:val="both"/>
        <w:rPr>
          <w:color w:val="000000"/>
        </w:rPr>
      </w:pPr>
      <w:bookmarkStart w:id="262" w:name="_ycie7ytsscmi" w:colFirst="0" w:colLast="0"/>
      <w:bookmarkEnd w:id="262"/>
      <w:r>
        <w:rPr>
          <w:color w:val="000000"/>
        </w:rPr>
        <w:lastRenderedPageBreak/>
        <w:t>Zdravý a aktívny život a zmierňovanie dopadov budúceho demografického vývoja</w:t>
      </w:r>
    </w:p>
    <w:p w14:paraId="42D69806" w14:textId="77777777" w:rsidR="009417BE" w:rsidRDefault="00000000">
      <w:pPr>
        <w:spacing w:before="240" w:after="240"/>
        <w:jc w:val="both"/>
      </w:pPr>
      <w:r>
        <w:t>Slovensko v poslednom desaťročí zaznamenalo rast očakávanej dĺžky života, no bez výraznejšieho približovania sa k priemeru EÚ. V roku 2024 zaostávala očakávaná dĺžka dožitia na Slovensku za priemerom EÚ o 3,1 roka. Priemer zároveň zakrýva výrazné rozdiely vo vnútri krajiny: medzi mužmi a ženami je rozdiel takmer sedem rokov, medzi regiónmi tri roky</w:t>
      </w:r>
      <w:hyperlink w:anchor="kix.5nqz49gkyrgj">
        <w:r>
          <w:rPr>
            <w:color w:val="1155CC"/>
            <w:u w:val="single"/>
            <w:vertAlign w:val="superscript"/>
          </w:rPr>
          <w:t>23</w:t>
        </w:r>
      </w:hyperlink>
      <w:r>
        <w:t xml:space="preserve"> a podľa úrovne vzdelania viac než 11 rokov</w:t>
      </w:r>
      <w:hyperlink w:anchor="kix.7rhxnwbn5qe7">
        <w:r>
          <w:rPr>
            <w:color w:val="1155CC"/>
            <w:u w:val="single"/>
            <w:vertAlign w:val="superscript"/>
          </w:rPr>
          <w:t>24</w:t>
        </w:r>
      </w:hyperlink>
      <w:r>
        <w:t>. Zdravie na Slovensku tak vo veľkej miere závisí od sociálneho postavenia aj miesta, kde ľudia žijú. Výrazne nadpriemerná je aj štandardizovaná miera odvrátiteľných úmrtí. V roku 2023 dosahovala 366 úmrtí na 100 000 obyvateľov do 75 rokov. To je o 53 % viac než priemer EÚ</w:t>
      </w:r>
      <w:hyperlink w:anchor="kix.yhdks75pbly6">
        <w:r>
          <w:rPr>
            <w:color w:val="1155CC"/>
            <w:u w:val="single"/>
            <w:vertAlign w:val="superscript"/>
          </w:rPr>
          <w:t>25</w:t>
        </w:r>
      </w:hyperlink>
      <w:r>
        <w:t>, pričom zaostávanie je výraznejšie pri liečiteľných príčinách, čo pokazuje na slabiny v kvalite, dostupnosti a organizácii zdravotnej starostlivosti.</w:t>
      </w:r>
    </w:p>
    <w:p w14:paraId="3D92E463" w14:textId="77777777" w:rsidR="009417BE" w:rsidRDefault="00000000">
      <w:pPr>
        <w:spacing w:before="240" w:after="240"/>
        <w:jc w:val="both"/>
      </w:pPr>
      <w:r>
        <w:t>Rezervy pretrvávajú aj v prevencii a verejnom zdraví. Podiel denných fajčiarov dosahuje na Slovensku 20,4 % (EÚ priemer 18,4%)</w:t>
      </w:r>
      <w:hyperlink w:anchor="kix.u6jylbud23y7">
        <w:r>
          <w:rPr>
            <w:color w:val="1155CC"/>
            <w:u w:val="single"/>
            <w:vertAlign w:val="superscript"/>
          </w:rPr>
          <w:t>26</w:t>
        </w:r>
      </w:hyperlink>
      <w:r>
        <w:t>. Zaočkovanosť proti ľudskému papilomavíru (HPV), ktorá môže chrániť pred viacerými druhmi rakoviny, dosiahla u dievčat do 16 rokov v roku 2024 len 24 % oproti 56 % v EÚ</w:t>
      </w:r>
      <w:hyperlink w:anchor="kix.pwplij7t3lv">
        <w:r>
          <w:rPr>
            <w:color w:val="1155CC"/>
            <w:u w:val="single"/>
            <w:vertAlign w:val="superscript"/>
          </w:rPr>
          <w:t>27</w:t>
        </w:r>
      </w:hyperlink>
      <w:r>
        <w:t>. Významnou rezervou je aj nedostatočná pohybová aktivita obyvateľstva. Podľa údajov Eurobarometra patrí Slovensko medzi krajiny EÚ s najvyšším podielom dospelých, ktorí sa nevenujú žiadnej pravidelnej pohybovej aktivite. Pohybová výkonnosť žiakov základných škôl podľa celoplošného testovania dlhodobo klesá vo výdrži, sile aj koordinácii. Výrazné nerovnosti sa začínajú pritom už pri narodení. Dojčenská úmrtnosť dosahovala v roku 2023 na Slovensku 5,6 na 1 000 živonarodených detí</w:t>
      </w:r>
      <w:hyperlink w:anchor="kix.poy7sakj62x1">
        <w:r>
          <w:rPr>
            <w:color w:val="1155CC"/>
            <w:u w:val="single"/>
            <w:vertAlign w:val="superscript"/>
          </w:rPr>
          <w:t>28</w:t>
        </w:r>
      </w:hyperlink>
      <w:r>
        <w:t>, pričom v obciach s vysokým podielom marginalizovaných komunít sa blížila k 18</w:t>
      </w:r>
      <w:hyperlink w:anchor="kix.39nxlet4cqxu">
        <w:r>
          <w:rPr>
            <w:color w:val="1155CC"/>
            <w:u w:val="single"/>
            <w:vertAlign w:val="superscript"/>
          </w:rPr>
          <w:t>29</w:t>
        </w:r>
      </w:hyperlink>
      <w:r>
        <w:t>. Výrazné zaostávanie vidno aj pri zdravom starnutí. V roku 2023 mohli muži vo veku 65 rokov očakávať len 4,6 roka života v zdraví a ženy 5,2 roka, pričom priemer EÚ je vyše 9 rokov u mužov a takmer 10 rokov u žien</w:t>
      </w:r>
      <w:hyperlink w:anchor="kix.m75cweati3oj">
        <w:r>
          <w:rPr>
            <w:color w:val="1155CC"/>
            <w:u w:val="single"/>
            <w:vertAlign w:val="superscript"/>
          </w:rPr>
          <w:t>30</w:t>
        </w:r>
      </w:hyperlink>
      <w:r>
        <w:t xml:space="preserve">. </w:t>
      </w:r>
      <w:r>
        <w:rPr>
          <w:rFonts w:ascii="Roboto" w:eastAsia="Roboto" w:hAnsi="Roboto" w:cs="Roboto"/>
          <w:color w:val="444746"/>
          <w:sz w:val="21"/>
          <w:szCs w:val="21"/>
          <w:highlight w:val="white"/>
        </w:rPr>
        <w:t>Obyvatelia Slovenska</w:t>
      </w:r>
      <w:r>
        <w:t xml:space="preserve"> tak vstupujú do vyššieho veku vo výrazne horšej zdravotnej kondícii, ako je priemer EÚ.</w:t>
      </w:r>
    </w:p>
    <w:p w14:paraId="47508B5F" w14:textId="77777777" w:rsidR="009417BE" w:rsidRDefault="00000000">
      <w:pPr>
        <w:spacing w:before="240" w:after="240"/>
        <w:jc w:val="both"/>
      </w:pPr>
      <w:r>
        <w:t>Tento stav prehlbujú aj systémové limity zdravotníctva. Výdavky na zdravotnú starostlivosť dosiahli v roku 2023 len 54 % priemeru výdavkov na osobu v EÚ. Slovensko má zároveň menej lekárov a sestier na obyvateľa oproti priemeru EÚ, nemocničná infraštruktúra je zastaraná a priame platby domácností kontinuálne rastú a predstavujú už 20 % celkových výdavkov na zdravotníctvo, oproti 15 % v EÚ</w:t>
      </w:r>
      <w:hyperlink w:anchor="kix.6f08goblxph">
        <w:r>
          <w:rPr>
            <w:color w:val="1155CC"/>
            <w:u w:val="single"/>
            <w:vertAlign w:val="superscript"/>
          </w:rPr>
          <w:t>31</w:t>
        </w:r>
      </w:hyperlink>
      <w:r>
        <w:t>.</w:t>
      </w:r>
    </w:p>
    <w:p w14:paraId="77FF9A71" w14:textId="77777777" w:rsidR="009417BE" w:rsidRDefault="00000000">
      <w:pPr>
        <w:spacing w:before="240" w:after="240"/>
        <w:jc w:val="both"/>
      </w:pPr>
      <w:r>
        <w:t>Nepriaznivý zdravotný stav sa zároveň prepája s demografickým vývojom. Slovensko vstupuje do obdobia výrazného populačného starnutia a dlhodobého poklesu počtu obyvateľov. Podľa revízie poslednej populačnej prognózy</w:t>
      </w:r>
      <w:hyperlink w:anchor="kix.vptdvb9xzui1">
        <w:r>
          <w:rPr>
            <w:color w:val="1155CC"/>
            <w:u w:val="single"/>
            <w:vertAlign w:val="superscript"/>
          </w:rPr>
          <w:t>32</w:t>
        </w:r>
      </w:hyperlink>
      <w:r>
        <w:t xml:space="preserve"> môže do roku 2080 ubudnúť v závislosti od jej variantu približne 990 tis. až 1,6 mil. obyvateľov. Prevaha zomretých nad živonarodenými by sa do roku 2040 mala dostať na 20 - 28 tisíc  osôb ročne a v ďalších dekádach sa bude ešte prehlbovať. </w:t>
      </w:r>
    </w:p>
    <w:p w14:paraId="23D4E693" w14:textId="77777777" w:rsidR="009417BE" w:rsidRDefault="00000000">
      <w:pPr>
        <w:spacing w:before="240" w:after="240"/>
        <w:jc w:val="both"/>
      </w:pPr>
      <w:r>
        <w:t>Starnutie populácie bude v najbližších dvoch desaťročiach intenzívne. Index starnutia, ktorý sa dnes pohybuje okolo 119 %</w:t>
      </w:r>
      <w:hyperlink w:anchor="kix.8ha9jeii7yxm">
        <w:r>
          <w:rPr>
            <w:color w:val="1155CC"/>
            <w:u w:val="single"/>
            <w:vertAlign w:val="superscript"/>
          </w:rPr>
          <w:t>33</w:t>
        </w:r>
      </w:hyperlink>
      <w:r>
        <w:t xml:space="preserve">, prekročí v strednom variante po roku 2040 hranicu 200 %. Znamená to, že na jedno dieťa vo veku 0 až 14 rokov budú pripadať viac ako dvaja seniori vo </w:t>
      </w:r>
      <w:r>
        <w:lastRenderedPageBreak/>
        <w:t xml:space="preserve">veku 65 a viac rokov. Do roku 2040 sa priemerný vek obyvateľstva zvýši približne o štyri roky a podiel obyvateľov vo veku 65+ presiahne po roku 2055 30 % populácie. Kým podľa posledných dostupných údajov ku koncu roku 2025  pripadalo na 100 osôb v produktívnom veku (15 - 64 rokov) približne 54 osôb v neproduktívnom veku, okolo roku 2058 to bude približne 85 osôb. </w:t>
      </w:r>
    </w:p>
    <w:p w14:paraId="399E6341" w14:textId="77777777" w:rsidR="009417BE" w:rsidRDefault="00000000">
      <w:pPr>
        <w:spacing w:before="240" w:after="240"/>
        <w:jc w:val="both"/>
      </w:pPr>
      <w:r>
        <w:t>Demografický vývoj je na Slovensku navyše výrazne regionálne diferencovaný. Rast obyvateľstva sa koncentruje do metropolitných regiónov, zázemia veľkých miest a regiónov s vyšším zastúpením osôb v marginalizovaných rómskych komunitách, zatiaľ čo viaceré regióny stredného a východného Slovenska naopak čelia dlhodobému úbytku obyvateľstva a dynamickému starnutiu</w:t>
      </w:r>
      <w:hyperlink w:anchor="kix.111509601ces">
        <w:r>
          <w:rPr>
            <w:color w:val="1155CC"/>
            <w:u w:val="single"/>
            <w:vertAlign w:val="superscript"/>
          </w:rPr>
          <w:t>34</w:t>
        </w:r>
      </w:hyperlink>
      <w:r>
        <w:t>. Úbytok populácie v produktívnom veku oslabuje miestne ekonomiky, dostupnosť služieb a atraktivitu regiónov pre mladé rodiny a vytvára tak začarovaný kruh miestneho úpadku.</w:t>
      </w:r>
    </w:p>
    <w:p w14:paraId="0C5283E4" w14:textId="77777777" w:rsidR="009417BE" w:rsidRDefault="00000000">
      <w:pPr>
        <w:spacing w:before="240" w:after="240"/>
        <w:jc w:val="both"/>
      </w:pPr>
      <w:r>
        <w:t>Kombinácia úbytku obyvateľstva spolu s jeho starnutím spôsobí vysoký tlak na časť pracujúcej populácie v produktívnom veku. Pôjde o historicky najvyššiu úroveň ekonomického zaťaženia produktívnej populácie</w:t>
      </w:r>
      <w:hyperlink w:anchor="kix.j2y8kfib87ab">
        <w:r>
          <w:rPr>
            <w:color w:val="1155CC"/>
            <w:u w:val="single"/>
            <w:vertAlign w:val="superscript"/>
          </w:rPr>
          <w:t>35</w:t>
        </w:r>
      </w:hyperlink>
      <w:r>
        <w:t xml:space="preserve">. </w:t>
      </w:r>
    </w:p>
    <w:p w14:paraId="549A7C0C" w14:textId="77777777" w:rsidR="009417BE" w:rsidRDefault="00000000">
      <w:pPr>
        <w:spacing w:before="240" w:after="240"/>
        <w:jc w:val="both"/>
      </w:pPr>
      <w:r>
        <w:t>Starnutie populácie bude mať priamy a závažný dopad na zdravie a zdravotný systém. S pribúdajúcim vekom rastie prevalencia chronických ochorení, multimorbidity a funkčných obmedzení. Seniorská populácia má podstatne vyššie nároky na zdravotnú aj dlhodobú starostlivosť než mladšie vekové skupiny. Ak dnes obyvatelia vstupujú do dôchodkového veku v horšej zdravotnej kondícii než priemer EÚ, znamená to, že väčší podiel populácie bude dlhšie odkázaný na zdravotnú, sociálnu, či komunitnú starostlivosť. Zdravotný systém bude čeliť rastúcemu dopytu práve vtedy, keď bude mať k dispozícii menej zdrojov: menší počet pracujúcich odvedie menej odvodov, z ktorých je systém financovaný a zároveň bude musieť pokryť náklady na čoraz väčší a zdravotne náročnejší počet seniorov. Ide o tlak na strane príjmov aj výdavkov zdravotného systému súčasne.</w:t>
      </w:r>
    </w:p>
    <w:p w14:paraId="4595B75E" w14:textId="77777777" w:rsidR="009417BE" w:rsidRDefault="00000000">
      <w:pPr>
        <w:spacing w:before="240" w:after="240"/>
        <w:jc w:val="both"/>
      </w:pPr>
      <w:r>
        <w:t xml:space="preserve">Tento tlak bude obzvlášť citeľný v regiónoch, kde sa starnutie a úbytok obyvateľstva prejavujú najintenzívnejšie. Práve tam je dnes sieť zdravotníckych zariadení a poskytovateľov najredšia, odchod mladých lekárov a sestier do väčších miest alebo zahraničia najvýraznejší a dostupnosť špecializovanej starostlivosti najnižšia. Starnutie miestnej populácie zároveň zvyšuje dopyt po dlhodobej a domácej starostlivosti, no kapacity na jej zabezpečenie v týchto regiónoch prakticky chýbajú. </w:t>
      </w:r>
    </w:p>
    <w:p w14:paraId="1BA87747" w14:textId="77777777" w:rsidR="009417BE" w:rsidRDefault="00000000">
      <w:pPr>
        <w:pStyle w:val="Nadpis3"/>
        <w:spacing w:before="240" w:after="240"/>
        <w:jc w:val="both"/>
        <w:rPr>
          <w:color w:val="000000"/>
        </w:rPr>
      </w:pPr>
      <w:bookmarkStart w:id="263" w:name="_m0nd4kiszvlm" w:colFirst="0" w:colLast="0"/>
      <w:bookmarkEnd w:id="263"/>
      <w:r>
        <w:rPr>
          <w:color w:val="000000"/>
        </w:rPr>
        <w:t>Súdržná spoločnosť</w:t>
      </w:r>
    </w:p>
    <w:p w14:paraId="28F4A860" w14:textId="77777777" w:rsidR="009417BE" w:rsidRDefault="00000000">
      <w:pPr>
        <w:spacing w:before="240" w:after="240"/>
        <w:jc w:val="both"/>
      </w:pPr>
      <w:r>
        <w:t xml:space="preserve">Pevné, súdržné komunity sú základnými predpokladmi  kvalitného života v spoločnosti. Sú predpokladom fungovania ostatných politík. Dôveryhodné inštitúcie dokážu účinnejšie realizovať sociálne opatrenia, silnejšie komunitné väzby pomáhajú včas zachytiť domácnosti v núdzi a znižovať sociálne vylúčenie. Súdržná spoločnosť zároveň vytvára priaznivejšie podmienky pre rodinný život, medzigeneračnú solidaritu aj spolunažívanie v mestách a obciach. Bez pokroku v tejto oblasti sa preto len ťažko dosiahne zlepšenie životnej úrovne, bývania či zdravia. Dôvera ako súčasť sociálnej súdržnosti je zároveň jednou z prierezových priorít, má totiž presah do mnohých ďalších oblastí. Napríklad sa dlhodobo ukazuje, že dôvera </w:t>
      </w:r>
      <w:r>
        <w:lastRenderedPageBreak/>
        <w:t>podporuje investície, zvyšuje efektívnosť verejných inštitúcií a prispieva k vyššiemu a stabilnejšiemu ekonomickému rastu.</w:t>
      </w:r>
      <w:hyperlink w:anchor="kix.orh8yln9ciyu">
        <w:r>
          <w:rPr>
            <w:color w:val="1155CC"/>
            <w:u w:val="single"/>
            <w:vertAlign w:val="superscript"/>
          </w:rPr>
          <w:t>36</w:t>
        </w:r>
      </w:hyperlink>
      <w:r>
        <w:t xml:space="preserve"> Súdržnosť spoločnosti úzko súvisí s úrovňou spoločenskej a inštitucionálnej dôvery, rovnosti, sociálneho kapitálu, solidarity, inklúzie a občianskej participácie</w:t>
      </w:r>
      <w:hyperlink w:anchor="kix.yvxx8thlfxji">
        <w:r>
          <w:rPr>
            <w:color w:val="1155CC"/>
            <w:u w:val="single"/>
            <w:vertAlign w:val="superscript"/>
          </w:rPr>
          <w:t>37</w:t>
        </w:r>
      </w:hyperlink>
      <w:r>
        <w:t>. Slovensko sa vyznačuje silnými rodinnými väzbami. Až 75 % obyvateľov je v pravidelnom kontakte s rodinou</w:t>
      </w:r>
      <w:hyperlink w:anchor="kix.8w3cutqwg6zg">
        <w:r>
          <w:rPr>
            <w:color w:val="1155CC"/>
            <w:u w:val="single"/>
            <w:vertAlign w:val="superscript"/>
          </w:rPr>
          <w:t>38</w:t>
        </w:r>
      </w:hyperlink>
      <w:r>
        <w:t xml:space="preserve"> a 93 % deklaruje, že má niekoho, na koho sa môže obrátiť v prípade núdze</w:t>
      </w:r>
      <w:hyperlink w:anchor="kix.ocarmfb1khcv">
        <w:r>
          <w:rPr>
            <w:color w:val="1155CC"/>
            <w:u w:val="single"/>
            <w:vertAlign w:val="superscript"/>
          </w:rPr>
          <w:t>39</w:t>
        </w:r>
      </w:hyperlink>
      <w:r>
        <w:t>. Zároveň krajina vykazuje slabší medziskupinový sociálny kapitál, čo znamená, že dôvera v ľudí z iných skupín je nižšia. Miera dôvery v ostatných ľudí vo všeobecnosti, tzv. generalizovaná dôvera, dosahuje dlhodobo približne 21 %, čo patrí medzi najnižšie hodnoty v Európe. Sociálna vzdialenosť voči menšinám a cudzincom, teda miera ochoty prijať iných ľudí z týchto skupín do svojej rodiny alebo susedstva, zostáva vysoká</w:t>
      </w:r>
      <w:hyperlink w:anchor="kix.6e0kr3g2q1fu">
        <w:r>
          <w:rPr>
            <w:color w:val="1155CC"/>
            <w:u w:val="single"/>
            <w:vertAlign w:val="superscript"/>
          </w:rPr>
          <w:t>40</w:t>
        </w:r>
      </w:hyperlink>
      <w:r>
        <w:t>. Slovensko kombinuje silnú vnútroskupinovú solidaritu so slabšími väzbami medzi odlišnými skupinami.</w:t>
      </w:r>
    </w:p>
    <w:p w14:paraId="4CEC2C96" w14:textId="77777777" w:rsidR="009417BE" w:rsidRDefault="00000000">
      <w:pPr>
        <w:spacing w:before="240" w:after="240"/>
        <w:jc w:val="both"/>
      </w:pPr>
      <w:r>
        <w:t>Napriek silným rodinným väzbám je rozšírená aj osamelosť a sociálna izolácia. Približne každý štvrtý dospelý pravidelne pociťuje výrazné pocity osamelosti a každý piaty je sociálne izolovaný. Najviac ohrození sú seniori, no významná miera osamelosti sa vyskytuje aj medzi mladými dospelými. Riziko zvyšuje chudoba, nezamestnanosť, rozvod, zdravotné obmedzenia aj skúsenosť s diskrimináciou</w:t>
      </w:r>
      <w:hyperlink w:anchor="kix.fapz5obd3067">
        <w:r>
          <w:rPr>
            <w:color w:val="1155CC"/>
            <w:u w:val="single"/>
            <w:vertAlign w:val="superscript"/>
          </w:rPr>
          <w:t>41</w:t>
        </w:r>
      </w:hyperlink>
      <w:r>
        <w:t xml:space="preserve">. </w:t>
      </w:r>
    </w:p>
    <w:p w14:paraId="1B775BCC" w14:textId="77777777" w:rsidR="009417BE" w:rsidRDefault="00000000">
      <w:pPr>
        <w:spacing w:before="240" w:after="240"/>
        <w:jc w:val="both"/>
      </w:pPr>
      <w:r>
        <w:t>Účasť na kultúrnych a športových aktivitách</w:t>
      </w:r>
      <w:hyperlink w:anchor="kix.gcje3d4rp64x">
        <w:r>
          <w:rPr>
            <w:color w:val="1155CC"/>
            <w:u w:val="single"/>
            <w:vertAlign w:val="superscript"/>
          </w:rPr>
          <w:t>42</w:t>
        </w:r>
      </w:hyperlink>
      <w:r>
        <w:t>, členstvo v združeniach a neformálne dobrovoľníctvo sú navyše na Slovensku nižšie než priemer EÚ a výrazne sa líšia podľa vzdelania a príjmu. Kým v roku 2022 sa až 62 % obyvateľov s terciálnym vzdelaním zúčastnilo kultúrneho podujatia, ich podiel medzi ľuďmi s najnižším vzdelaním bol len okolo 30 %</w:t>
      </w:r>
      <w:hyperlink w:anchor="kix.oqkpgmewyeyc">
        <w:r>
          <w:rPr>
            <w:color w:val="1155CC"/>
            <w:u w:val="single"/>
            <w:vertAlign w:val="superscript"/>
          </w:rPr>
          <w:t>43</w:t>
        </w:r>
      </w:hyperlink>
      <w:r>
        <w:t>. Nesúvisí to len s individuálnym záujmom o kultúru, ale aj s dostupnosťou kvalitnej kultúrnej ponuky, stavom kultúrnej infraštruktúry, environmentálnou odolnosťou kultúrnych priestorov, regionálnymi rozdielmi a dostupnosťou odborných ľudských zdrojov v kultúre. Nízka občianska participácia taktiež odzrkadľuje nielen ochotu obyvateľov zapájať sa, ale najmä slabé finančné, personálne a inštitucionálne kapacity organizácií občianskej spoločnosti, vysokú administratívnu záťaž a nedostatok stabilných foriem podpory.</w:t>
      </w:r>
      <w:r>
        <w:rPr>
          <w:vertAlign w:val="superscript"/>
        </w:rPr>
        <w:footnoteReference w:id="7"/>
      </w:r>
      <w:r>
        <w:t xml:space="preserve"> Dôležitým predpokladom širšej spoločenskej súdržnosti je aj dôvera vo verejné inštitúcie. Ak sú tieto inštitúcie vnímané ako spravodlivé a spoľahlivé, znižuje sa neistota a rastie ochota ľudí účastniť sa a spolupracovať mimo vlastnej skupiny. Na Slovensku však súdom, úradom, parlamentu, či vláde dôveruje len približne 30 až 40 % populácie</w:t>
      </w:r>
      <w:hyperlink w:anchor="kix.bi7ytnkvdp9y">
        <w:r>
          <w:rPr>
            <w:color w:val="1155CC"/>
            <w:u w:val="single"/>
            <w:vertAlign w:val="superscript"/>
          </w:rPr>
          <w:t>44</w:t>
        </w:r>
      </w:hyperlink>
      <w:r>
        <w:t>. Slabá inštitucionálna dôvera, chýbajúce mechanizmy na prepájanie rôznych skupín a rastúca politická a hodnotová rozdelenosť oslabujú schopnosť viesť konštruktívny verejný dialóg aj prijímať potrebné zmeny</w:t>
      </w:r>
      <w:hyperlink w:anchor="kix.26j74abzddlb">
        <w:r>
          <w:rPr>
            <w:color w:val="1155CC"/>
            <w:u w:val="single"/>
            <w:vertAlign w:val="superscript"/>
          </w:rPr>
          <w:t>45</w:t>
        </w:r>
      </w:hyperlink>
      <w:r>
        <w:t>.</w:t>
      </w:r>
    </w:p>
    <w:p w14:paraId="4D096AC3" w14:textId="77777777" w:rsidR="009417BE" w:rsidRDefault="00000000">
      <w:pPr>
        <w:spacing w:before="240" w:after="240"/>
        <w:jc w:val="both"/>
      </w:pPr>
      <w:r>
        <w:t xml:space="preserve">Slovensko tak kombinuje silné rodinné siete s nízkou úrovňou horizontálnej aj vertikálnej dôvery, slabšou občianskou participáciou a rastúcou sociálnou izoláciou. Tento model sa stáva zraniteľným najmä v období rýchlych demografických a spoločenských zmien a geopolitických rizík. Bez posilnenia fungovania verejných inštitúcií, komunitných väzieb a </w:t>
      </w:r>
      <w:r>
        <w:lastRenderedPageBreak/>
        <w:t>širšej spoločenskej dôvery nebude možné vytvoriť súdržnú a odolnú spoločnosť pripravenú na výzvy roku 2040.</w:t>
      </w:r>
    </w:p>
    <w:p w14:paraId="7D51A9E1" w14:textId="77777777" w:rsidR="009417BE" w:rsidRDefault="00000000">
      <w:pPr>
        <w:pStyle w:val="Nadpis2"/>
      </w:pPr>
      <w:bookmarkStart w:id="264" w:name="_ebgf2py7kue8" w:colFirst="0" w:colLast="0"/>
      <w:bookmarkEnd w:id="264"/>
      <w:r>
        <w:t>Úspešné Slovensko</w:t>
      </w:r>
    </w:p>
    <w:p w14:paraId="40EF2449" w14:textId="77777777" w:rsidR="009417BE" w:rsidRDefault="00000000">
      <w:pPr>
        <w:spacing w:before="240" w:after="240"/>
        <w:jc w:val="both"/>
      </w:pPr>
      <w:r>
        <w:t xml:space="preserve">Slovensko v posledných dekádach zažívalo ekonomicky pomerne úspešný príbeh. Jeho pokračovanie si vyžaduje kompetentnú reakciu na prichádzajúce výzvy: dopady starnutia populácie, adaptáciu na technologickú a klimatickú zmenu a rastúce politické a bezpečnostné výzvy v medzinárodnom priestore. Zatiaľ čo ešte donedávna bolo Slovensko schopné extenzívne ekonomicky rásť vďaka zapájaniu silných populačných ročníkov na trhu práce, dnes už dočerpalo túto </w:t>
      </w:r>
      <w:r>
        <w:rPr>
          <w:color w:val="0A0A0A"/>
          <w:highlight w:val="white"/>
        </w:rPr>
        <w:t>„</w:t>
      </w:r>
      <w:r>
        <w:t xml:space="preserve">demografickú dividendu”. V období do roku 2060 bude starnúť tempom, ktoré bude jedným z najrýchlejších v EÚ. </w:t>
      </w:r>
    </w:p>
    <w:p w14:paraId="314FCEA0" w14:textId="77777777" w:rsidR="009417BE" w:rsidRDefault="00000000">
      <w:pPr>
        <w:spacing w:before="240" w:after="240"/>
        <w:jc w:val="both"/>
      </w:pPr>
      <w:r>
        <w:t xml:space="preserve">Demografia začne do veľkej miery diktovať vývoj na trhu práce, ale bude mať negatívny vplyv aj na prítok investícií zo zahraničia, príjmy štátneho rozpočtu, či demokratické procesy a bezpečnosť. Intenzívny odliv vysokokvalifikovaných ľudí do zahraničia demografickú situáciu ďalej zhoršuje. Talent odchádza kvôli historickej a kultúrnej blízkosti predovšetkým do Česka. Slovensko však len čiastočne využíva potenciál lákať talent z iných krajín.      </w:t>
      </w:r>
    </w:p>
    <w:p w14:paraId="5DB69C40" w14:textId="77777777" w:rsidR="009417BE" w:rsidRDefault="00000000">
      <w:pPr>
        <w:spacing w:before="240" w:after="240"/>
        <w:jc w:val="both"/>
      </w:pPr>
      <w:r>
        <w:rPr>
          <w:color w:val="222222"/>
          <w:highlight w:val="white"/>
        </w:rPr>
        <w:t>Demografické prognózy v zásade spoľahlivo predikujú vývoj počtu a vekovej štruktúry obyvateľov</w:t>
      </w:r>
      <w:r>
        <w:t xml:space="preserve">. Vďaka nim už dnes vieme, že bez investícií do potrebných reforiem sa z demografiou ťahaného extenzívneho rastu slovenskej ekonomiky stane demografiou ťahaný pokles. Štát však v protiklade s potrebami plní v  posledných rokoch viac redistribučnú ako investičnú funkciu. Do dlhodobých riešení krajina investuje hlavne z kohéznych fondov EÚ. Investície súkromného sektora do konkurencieschopnosti a vyššej pridanej hodnoty svojich produktov a služieb sú v porovnaní s inými krajinami tiež nízke. Pritom investície štátu do vzdelávania, vedy a výskumu, znižovania energetickej a materiálovej náročnosti výroby či diverzifikácie zdrojov energie sú dnes urgentne potrebné z ekonomických, ale aj z geopolitických dôvodov.  </w:t>
      </w:r>
    </w:p>
    <w:p w14:paraId="41953212" w14:textId="77777777" w:rsidR="009417BE" w:rsidRDefault="00000000">
      <w:pPr>
        <w:pStyle w:val="Nadpis3"/>
        <w:rPr>
          <w:color w:val="000000"/>
        </w:rPr>
      </w:pPr>
      <w:bookmarkStart w:id="265" w:name="_6eh0e43zg4hn" w:colFirst="0" w:colLast="0"/>
      <w:bookmarkEnd w:id="265"/>
      <w:r>
        <w:rPr>
          <w:color w:val="000000"/>
        </w:rPr>
        <w:t xml:space="preserve">Zvyšovanie schopnosti ekonomiky zhodnotiť vynaloženú prácu  </w:t>
      </w:r>
    </w:p>
    <w:p w14:paraId="13AEA8D2" w14:textId="77777777" w:rsidR="009417BE" w:rsidRDefault="00000000">
      <w:pPr>
        <w:spacing w:after="240"/>
        <w:jc w:val="both"/>
      </w:pPr>
      <w:r>
        <w:t xml:space="preserve">V prvej dekáde 21. storočia bola hybnou silou ekonomiky schopnosť zvyšovať mieru zhodnotenia vynaloženej práce (vyjadrená rastom pridanej hodnoty na pracujúceho). Približne od roku 2012 táto hybná sila zoslabla. Produktivita práce na Slovensku nedostatočne dobiehala úroveň európskeho priemeru a v roku 2026 dosahuje len približne dve tretiny priemeru EÚ. Konkurencieschopnosť ekonomiky sa ťažko meria priamo, ale dobre sa odráža v produktivite. Priaznivejšie sa vyvíjala hodinová produktivita, vďaka tomu, že ľudia pracovali menej hodín. Pretrvávanie výraznej produktivitnej medzery limituje pokrok v kvalite života tým, že obmedzuje zdravý a udržateľný rast priemernej mzdy. </w:t>
      </w:r>
    </w:p>
    <w:p w14:paraId="2E8F3052" w14:textId="77777777" w:rsidR="009417BE" w:rsidRDefault="00000000">
      <w:pPr>
        <w:spacing w:after="240"/>
        <w:jc w:val="both"/>
      </w:pPr>
      <w:r>
        <w:t xml:space="preserve">Slabá dynamika produktivity je vo východiskovom období vízie rozhodujúcim faktorom pomalšieho napredovania v dobiehaní úrovne HDP na obyvateľa vyspelých ekonomík. Nedostatky v produktivite práce a efektívnom využívaní práce, kapitálu a technológií sa stali bariérou. Podnikový sektor má veľké rozdiely v úrovni produktivity, výraznejšie ako v </w:t>
      </w:r>
      <w:r>
        <w:lastRenderedPageBreak/>
        <w:t xml:space="preserve">podobných ekonomikách strednej a východnej Európy. Značná časť prostriedkov na výrobu  je zbytočne viazaná v málo produktívnych činnostiach. Vytvoril sa model, v ktorom vedľa seba funguje menej početná skupina veľkých podnikov typicky v zahraničnom vlastníctve s mimoriadne vysokou produktivitou a početnejšia skupina malých podnikov s veľmi nízkou produktivitou. Produktivita firiem v zahraničnom vlastníctve je dvojnásobne vyššia ako produktivita prevažne menších firiem v domácom vlastníctve. Diferenciácia je prirodzená (veľké podniky, často v zahraničnom vlastníctve, generujú jadro produkcie a exportu, na ne je napojená sieť menších podnikov), problémom je však slabá difúzia schopností a technológií veľkých a produktívnych smerom k domácim menším podnikom.   </w:t>
      </w:r>
    </w:p>
    <w:p w14:paraId="463D7DD3" w14:textId="77777777" w:rsidR="009417BE" w:rsidRDefault="00000000">
      <w:pPr>
        <w:spacing w:after="240"/>
        <w:jc w:val="both"/>
      </w:pPr>
      <w:r>
        <w:t>Povahu a produktivitu práce limituje nízka kapitálová vybavenosť. Vybavenosť pracovníkov strojmi a zariadeniami takmer dosahuje priemer EÚ, avšak vybavenosť aktívami intelektuálneho vlastníctva (napr. softvérmi, databázami, výsledkami výskumu a vývoja) výrazne zaostáva. Práve tie sú perspektívnym ťahúňom konkurencieschopnosti. Ich nedostatok podporuje industriálnu povahu práce a starší model konkurencieschopnosti  a naopak limituje priestor pre sofistikované činnosti.</w:t>
      </w:r>
    </w:p>
    <w:p w14:paraId="4010DECB" w14:textId="77777777" w:rsidR="009417BE" w:rsidRDefault="00000000">
      <w:pPr>
        <w:spacing w:after="240"/>
        <w:jc w:val="both"/>
      </w:pPr>
      <w:r>
        <w:t xml:space="preserve">Slovenská ekonomika sa vyznačuje treťou najnižšou mierou úspor v rámci EÚ. V roku 2024 mala mieru úspor na úrovni 17 % hrubého národného príjmu v porovnaní s 24 % v priemere za EÚ a slabosť v úsporách sa týkala prierezovo všetkých sektorov. Čisté úspory ako domáci zdroj rozvoja sú dokonca záporné (spotreba a odpisy sú vyššie ako príjem). Sektor domácností prestal byť spoľahlivým tvorcom úspor. Nárast sklonu k spotrebe a tým pokles sklonu k úsporám v sektore domácností na Slovensku je opačným javom oproti tendencii v krajinách EÚ. </w:t>
      </w:r>
    </w:p>
    <w:p w14:paraId="623FF519" w14:textId="77777777" w:rsidR="009417BE" w:rsidRDefault="00000000">
      <w:pPr>
        <w:spacing w:after="240"/>
        <w:jc w:val="both"/>
      </w:pPr>
      <w:r>
        <w:t>Oproti priemeru EÚ slovenským firmám pomalšie rastie disponibilný príjem, čo ovplyvňuje ich schopnosť nahromadiť dostatočné vlastné zdroje na investície do rozvoja (Slovensko: rast 32,40%, EÚ: 58,16% v období 2014-2024). Preto sa podniky snažili takéto zdroje získavať z externého prostredia, napríklad zadĺžením alebo získaním podpory  z verejných zdrojov (fondy EÚ, medzinárodné inštitúcie). Menšie podniky majú sťažený prístup k externým zdrojom, čo je jedným z defektov podnikateľského prostredia. Súbeh nízkej kapitálovej vybavenosti, klesajúcej miery investovania, obmedzených interných zd</w:t>
      </w:r>
      <w:r>
        <w:tab/>
        <w:t xml:space="preserve">rojov firiem, málo rozvinutého domáceho kapitálového trhu a znižovania tvorby úspor vytvára výraznú zraniteľnosť pre ekonomiku.  </w:t>
      </w:r>
    </w:p>
    <w:p w14:paraId="4AAABABD" w14:textId="77777777" w:rsidR="009417BE" w:rsidRDefault="00000000">
      <w:pPr>
        <w:spacing w:before="240" w:after="240"/>
        <w:jc w:val="both"/>
      </w:pPr>
      <w:r>
        <w:t xml:space="preserve">Stav verejných financií v súčasnosti neumožňuje masívnejšiu podporu rozvoja ekonomiky napr. cez vyššie kapitálové výdavky štátu. Prebieha konsolidácia verejných financií a výraznejšie prorastové pôsobenie si vyžaduje zásadné reformy verejných rozpočtov. Rastie riziko, že verejný dlh bude dlhodobo neudržateľný a dlhodobá úroková sadzba bude nad priemerom krajín eurozóny. Cena kapitálu na medzinárodne prepojených kapitálových trhoch závisí od rizikovej prirážky krajiny. Dlhodobo neudržateľný vývoj verejných financií, ktorý sa prejavuje v raste pravdepodobnosti zlyhania verejného dlhu, sa premieta do nárastu nákladov financovania inovačného potenciálu pre slovenské firmy získavajúce kapitál na kapitálových trhoch. Pri obmedzených verejných zdrojoch musí štát zásadne zlepšiť pravidlá podnikateľského prostredia, aby stimuloval investície a rozvíjal konkurencieschopnosť. </w:t>
      </w:r>
    </w:p>
    <w:p w14:paraId="12CACBC4" w14:textId="77777777" w:rsidR="009417BE" w:rsidRDefault="00000000">
      <w:pPr>
        <w:spacing w:before="240" w:after="240"/>
        <w:jc w:val="both"/>
      </w:pPr>
      <w:r>
        <w:lastRenderedPageBreak/>
        <w:t>Posun ekonomiky v hodnoteniach kvality prostredia a konkurencieschopnosti bol v ostatných rokoch nepriaznivý</w:t>
      </w:r>
      <w:hyperlink w:anchor="kix.gr2oy5jnlmgn">
        <w:r>
          <w:rPr>
            <w:color w:val="1155CC"/>
            <w:u w:val="single"/>
            <w:vertAlign w:val="superscript"/>
          </w:rPr>
          <w:t>46</w:t>
        </w:r>
      </w:hyperlink>
      <w:r>
        <w:t xml:space="preserve">. K slabým miestam patrí obmedzená dostupnosť kvalitnej pracovnej sily (niekdajšia konkurenčná výhoda slovenskej ekonomiky), nepredvídateľné zmeny legislatívy, neatraktívne zdaňovanie príjmov korporácií, problémy dostupnosti zdrojov pre malé firmy a vysoké daňovo-odvodové zaťaženie práce, ktoré predstavuje aj problém pri udržaní a lákaní vysokopríjmových expertov. </w:t>
      </w:r>
    </w:p>
    <w:p w14:paraId="08F7CF49" w14:textId="77777777" w:rsidR="009417BE" w:rsidRDefault="00000000">
      <w:pPr>
        <w:spacing w:before="240" w:after="240"/>
        <w:jc w:val="both"/>
      </w:pPr>
      <w:r>
        <w:t xml:space="preserve">Špecifickým problémom je celkovo nízka predvídateľnosť prostredia, v ostatných rokoch dodatočne posilnená prijímaním súborov konsolidačných opatrení. Opatrenia prijímané </w:t>
      </w:r>
      <w:r>
        <w:rPr>
          <w:i/>
          <w:iCs/>
        </w:rPr>
        <w:t>ad hoc</w:t>
      </w:r>
      <w:r>
        <w:t xml:space="preserve"> bez vopred jasných pevných bodov zneisťujú prostredie a zvyšujú náklady podnikového sektora. Neistota prostredia odrádza priame zahraničné investície a vedie k odkladaniu investícií domácich subjektov. Podnikateľské prostredie nedokáže plniť funkciu hybnej sily.  </w:t>
      </w:r>
    </w:p>
    <w:p w14:paraId="25D7D606" w14:textId="77777777" w:rsidR="009417BE" w:rsidRDefault="00000000">
      <w:pPr>
        <w:spacing w:after="240"/>
        <w:jc w:val="both"/>
      </w:pPr>
      <w:r>
        <w:t xml:space="preserve">Dlhodobý charakteristický problém je nízka miera pridanej hodnoty v produkcii ekonomiky,  spôsobená aj mimoriadne vysokým podielom priemyselnej výroby. Je to prejav vysokej náročnosti na vstupy (suroviny, materiály, energie, komponenty) a výraznej orientácie na výrobnú fázu. Silný priemysel s vysokým podielom na ekonomike sa však dá vnímať aj ako výhodu - vyspelý priemysel vytvára aj základňu pre rozvoj nových, sofistikovaných služieb, ktoré môžu vznikať na báze priemyselných činností.  </w:t>
      </w:r>
    </w:p>
    <w:p w14:paraId="643A67FD" w14:textId="77777777" w:rsidR="009417BE" w:rsidRDefault="00000000">
      <w:pPr>
        <w:spacing w:after="240"/>
        <w:jc w:val="both"/>
      </w:pPr>
      <w:r>
        <w:t>Sprievodným javom špecifickej štruktúry ekonomiky je pomerne vysoká materiálová a energetická náročnosť. Obidva ukazovatele dlhodobo klesali. Stále však značne prispievajú k vysokým nákladom, cenám a neistote. Pomerne vysoká energetická náročnosť slovenského priemyslu je do veľkej miery dôsledkom jeho historickej špecializácie na produkciu energeticky náročných komodít (napr. oceľ, pohonné hmoty, hnojivá, papier), ktoré saturujú dopyt na vnútornom trhu EÚ. Ťažisko slovenského priemyslu netvoria energeticky najnáročnejšie odvetvia, ale skôr menej energeticky intenzívne segmenty (ľahký priemysel). Tiež zhruba polovica priemyselných energetických emisií sa viaže na úzky okruh spoločností.</w:t>
      </w:r>
    </w:p>
    <w:p w14:paraId="2FB43D83" w14:textId="77777777" w:rsidR="009417BE" w:rsidRDefault="00000000">
      <w:pPr>
        <w:spacing w:after="240"/>
        <w:jc w:val="both"/>
        <w:rPr>
          <w:sz w:val="24"/>
          <w:szCs w:val="24"/>
        </w:rPr>
      </w:pPr>
      <w:r>
        <w:t xml:space="preserve">Vysoké ceny energií a neistota v ich dostupnosti sú jednou z príčin nižšej investičnej aktivity podnikov. Zabraňujú tvorbe kvalitnejších a perspektívnejších pracovných miest. Podniky bojujú o prežitie v sťažených podmienkach bez možnosti hromadiť zdroje na investície do rozšírenia svojich výrobkov a služieb do inovatívnejších oblastí s vyššou pridanou hodnotou. </w:t>
      </w:r>
    </w:p>
    <w:p w14:paraId="30A893F2" w14:textId="77777777" w:rsidR="009417BE" w:rsidRDefault="00000000">
      <w:pPr>
        <w:pStyle w:val="Nadpis3"/>
        <w:rPr>
          <w:color w:val="000000"/>
        </w:rPr>
      </w:pPr>
      <w:bookmarkStart w:id="266" w:name="_8p18niqgy7s3" w:colFirst="0" w:colLast="0"/>
      <w:bookmarkEnd w:id="266"/>
      <w:r>
        <w:rPr>
          <w:color w:val="000000"/>
        </w:rPr>
        <w:t xml:space="preserve">Medzinárodne kompetitívne vysoké školy, veda a výskum s prepojením na regionálne centrá </w:t>
      </w:r>
    </w:p>
    <w:p w14:paraId="4E407E15" w14:textId="77777777" w:rsidR="009417BE" w:rsidRDefault="00000000">
      <w:pPr>
        <w:spacing w:after="240"/>
        <w:jc w:val="both"/>
      </w:pPr>
      <w:r>
        <w:t xml:space="preserve">Akademický a výskumný sektor má potenciál podporiť rozvoj inovácií a zvýšiť národnú a regionálnu konkurencieschopnosť. Budovanie kvalitného systému akademického výskumu a vývoja je dlhodobý a kontinuálny proces, ktorý prináša významné spoločenské a ekonomické benefity v horizontoch dekád. </w:t>
      </w:r>
    </w:p>
    <w:p w14:paraId="1B31DD4C" w14:textId="77777777" w:rsidR="009417BE" w:rsidRDefault="00000000">
      <w:pPr>
        <w:spacing w:after="240"/>
        <w:jc w:val="both"/>
      </w:pPr>
      <w:r>
        <w:t xml:space="preserve">Dlhodobo bol však výskum okrem krátkych nárazových období podfinancovaný. Verejné politiky sa často menili, zmysluplne neprepájali a absentovala politická vôľa k zmenám. Jednotlivé prvky tzv. inovačného ekosystému neboli na národnej a medzinárodnej úrovni dostatočne skoordinované. Významná samosprávna autonómia, vágne definovaná </w:t>
      </w:r>
      <w:r>
        <w:lastRenderedPageBreak/>
        <w:t>spoločenská zodpovednosť a dlhodobé podfinancovanie prispeli k tomu, že akademický sektor v porovnaní so zahraničním len obmedzene aktívne prispieva do spoločenskej a ekonomickej praxe</w:t>
      </w:r>
      <w:hyperlink w:anchor="kix.lzswsivkua1">
        <w:r>
          <w:rPr>
            <w:color w:val="1155CC"/>
            <w:u w:val="single"/>
            <w:vertAlign w:val="superscript"/>
          </w:rPr>
          <w:t>47</w:t>
        </w:r>
      </w:hyperlink>
      <w:r>
        <w:t xml:space="preserve">.  </w:t>
      </w:r>
    </w:p>
    <w:p w14:paraId="63037523" w14:textId="77777777" w:rsidR="009417BE" w:rsidRDefault="00000000">
      <w:pPr>
        <w:spacing w:before="240" w:after="240"/>
        <w:jc w:val="both"/>
      </w:pPr>
      <w:r>
        <w:t>Z pohľadu výšky financovania pretrváva dlhodobo nízka celková úroveň hrubých výdavkov na vedu a výskum</w:t>
      </w:r>
      <w:hyperlink w:anchor="kix.3vdyxndaa7tp">
        <w:r>
          <w:rPr>
            <w:color w:val="1155CC"/>
            <w:u w:val="single"/>
            <w:vertAlign w:val="superscript"/>
          </w:rPr>
          <w:t>48</w:t>
        </w:r>
      </w:hyperlink>
      <w:r>
        <w:t xml:space="preserve"> (v roku 2024 Slovensko: 0,98 % HDP, EÚ27: 2,24 %). Štatistika sa skladá z kombinácie verejných a súkromných výdavkov, pričom tie súkromné postupne rastú, čo nie je sprevádzané rastom verejných výdavkov. Slovenský sektor vysokého školstva má pritom jeden z najmenej diverzifikovaných spôsobov financovania, keď iba 5,2 % rozpočtov vysokých škôl pochádza zo zdrojov tretích strán, napríklad zo spolupráce so súkromným sektorom</w:t>
      </w:r>
      <w:hyperlink w:anchor="kix.m0407l8j31u8">
        <w:r>
          <w:rPr>
            <w:color w:val="1155CC"/>
            <w:u w:val="single"/>
            <w:vertAlign w:val="superscript"/>
          </w:rPr>
          <w:t>49</w:t>
        </w:r>
      </w:hyperlink>
      <w:r>
        <w:t>. V Nemecku pre porovnanie pochádza zo zdrojov tretích strán 22% rozpočtov. Spolupráca s firemným sektorom v rámci európskych grantových schém sa síce od roku 2015 zlepšila o vyše 10 percentuálnych bodov, avšak stále dosahuje len 45 % priemeru krajín EÚ.</w:t>
      </w:r>
    </w:p>
    <w:p w14:paraId="16B1B954" w14:textId="77777777" w:rsidR="009417BE" w:rsidRDefault="00000000">
      <w:pPr>
        <w:spacing w:before="240" w:after="240"/>
        <w:jc w:val="both"/>
      </w:pPr>
      <w:r>
        <w:t>Aj napriek týmto limitujúcim faktorom sa vysoké školy zaslúžili o výrazný nárast podielu vysokoškolsky vzdelaného obyvateľstva</w:t>
      </w:r>
      <w:hyperlink w:anchor="kix.q0no9donvas1">
        <w:r>
          <w:rPr>
            <w:color w:val="1155CC"/>
            <w:u w:val="single"/>
            <w:vertAlign w:val="superscript"/>
          </w:rPr>
          <w:t>50</w:t>
        </w:r>
      </w:hyperlink>
      <w:r>
        <w:t xml:space="preserve"> z kriticky nízkych východiskových hodnôt až takmer na úroveň priemeru krajín EÚ (39 %). Súčasná stagnácia pod úrovňou 40 % predstavuje stále nevyužitý potenciál možného zvýšenia ponuky vysokokvalifikovanej pracovnej sily. V posledných rokoch dochádza k rastúcemu podielu zahraničných absolventov na slovenských vysokých školách</w:t>
      </w:r>
      <w:hyperlink w:anchor="kix.cfxr3e15q7g1">
        <w:r>
          <w:rPr>
            <w:color w:val="1155CC"/>
            <w:u w:val="single"/>
            <w:vertAlign w:val="superscript"/>
          </w:rPr>
          <w:t>51</w:t>
        </w:r>
      </w:hyperlink>
      <w:r>
        <w:t xml:space="preserve"> (z 3 % na 13 % v priebehu ostatných 8 rokov), pričom na niektorých vysokých školách dosahuje až takmer 50 %. Pretrváva intenzívne zapojenie sa do medzinárodnej univerzitnej výmeny prostredníctvom programu Erasmus</w:t>
      </w:r>
      <w:hyperlink w:anchor="kix.y98xtneb0gsk">
        <w:r>
          <w:rPr>
            <w:color w:val="1155CC"/>
            <w:u w:val="single"/>
            <w:vertAlign w:val="superscript"/>
          </w:rPr>
          <w:t>52</w:t>
        </w:r>
      </w:hyperlink>
      <w:r>
        <w:t xml:space="preserve"> na strane študentov a špeciálne  krátkodobých výmien akademických pracovníkov. V roku 2019 prišlo 183% priemeru krajín EÚ a vycestovalo 181% priemeru krajín EÚ. Tieto trendy naznačujú, že slovenské akademické prostredie má záujem byť medzinárodne prepojené na všetkých stupňoch vzdelávania a podporovať aj dlhodobú cirkuláciu pracovnej sily. Využitím fondov EÚ sa takisto podarilo znižovať investičný dlh vo vedecko-výskumnej infraštruktúre verejného akademického sektora, a to aj vďaka silnej kapitálovej injekcii zo zdrojov Plánu obnovy a odolnosti SR. V roku 2022 zavedené kvalitatívne hodnotenie excelentnosti výskumných odborov na vysokých školách a Slovenskej akadémii vied so zahraničnou expertnou účasťou predstavovalo snahu o motivovanie inštitúcií k podpore kvalitnejšieho výskumu. </w:t>
      </w:r>
    </w:p>
    <w:p w14:paraId="3B1F776D" w14:textId="77777777" w:rsidR="009417BE" w:rsidRDefault="00000000">
      <w:pPr>
        <w:spacing w:before="240" w:after="240"/>
        <w:jc w:val="both"/>
      </w:pPr>
      <w:r>
        <w:t xml:space="preserve">Dosiahnuté úspechy sú spolu s prítomnosťou silného nevyužitého potenciálu zatienené viacerými štrukturálnymi problémami kvalitatívneho charakteru, ktoré si vyžadujú systematickú pozornosť a podporu. V priebehu životného cyklu akademických pracovníkov pretrváva vysoká miera uzavretosti systému, chýba silnejšia integrácia do európskeho akademického trhu práce, ako aj výskumného priestoru v oblasti dlhodobých strategických spoluprác. </w:t>
      </w:r>
    </w:p>
    <w:p w14:paraId="41355502" w14:textId="77777777" w:rsidR="009417BE" w:rsidRDefault="00000000">
      <w:pPr>
        <w:spacing w:before="240" w:after="240"/>
        <w:jc w:val="both"/>
      </w:pPr>
      <w:r>
        <w:t>Podiel participácie vysokých škôl na európskych grantových schémach</w:t>
      </w:r>
      <w:hyperlink w:anchor="kix.ysc0s3xxs10y">
        <w:r>
          <w:rPr>
            <w:color w:val="1155CC"/>
            <w:u w:val="single"/>
            <w:vertAlign w:val="superscript"/>
          </w:rPr>
          <w:t>53</w:t>
        </w:r>
      </w:hyperlink>
      <w:r>
        <w:t xml:space="preserve"> dosahoval aj napriek miernemu nárastu len úroveň jednej tretiny priemeru krajín EÚ, pričom v prípade získavania prostriedkov v schémach excelentného základného výskumu, napríklad v počte grantov Európskej výskumnej rady (tzv. ERC granty), bola úspešnosť minimálna. Limitovaná medzinárodná viditeľnosť excelentného výskumu sa takisto prejavuje v nízkom podiele špičkových publikácií</w:t>
      </w:r>
      <w:hyperlink w:anchor="kix.h1fmkle6dy6k">
        <w:r>
          <w:rPr>
            <w:color w:val="1155CC"/>
            <w:u w:val="single"/>
            <w:vertAlign w:val="superscript"/>
          </w:rPr>
          <w:t>54</w:t>
        </w:r>
      </w:hyperlink>
      <w:r>
        <w:t xml:space="preserve">. V roku 2022 tvorilo najlepšie 1 % citovaných publikácií 56% priemeru krajín EÚ a najlepších 10 % citovaných publikácií 63 % priemeru krajín EÚ. Úroveň týchto </w:t>
      </w:r>
      <w:r>
        <w:lastRenderedPageBreak/>
        <w:t xml:space="preserve">výsledkov je reklektovaná v relatívne nižšom postavení slovenských univerzít v medzinárodných rebríčkoch v porovnaní s ich európskymi konkurentmi. Posledné kvalitatívne hodnotenie excelentnosti vedy v akademickom prostredí (VER 2022) identifikovalo iba malý počet excelentných pracovísk. Geograficky je štruktúra týchto pracovísk distribuovaná primárne do regionálnych centier s prítomnosťou technických univerzít, slovenských univerzitných lídrov alebo ústavov SAV (Bratislava, Košice a Žilina) a do miest s prítomnosťou spoločenských a humanitných disciplín (Banská Bystrica, Prešov, Trnava, Nitra).         </w:t>
      </w:r>
    </w:p>
    <w:p w14:paraId="360B0159" w14:textId="77777777" w:rsidR="009417BE" w:rsidRDefault="00000000">
      <w:pPr>
        <w:spacing w:before="240" w:after="240"/>
        <w:jc w:val="both"/>
      </w:pPr>
      <w:r>
        <w:t>V rámci vytvárania domáceho inovačného ekosystému je charakteristické slabé prepojenie kľúčových aktérov a sektorov na osi akadémia-priemysel-regióny. Deficit medzinárodne uznávaných lídrov v excelentnosti, nízka úroveň medzinárodnej dlhodobej cirkulácie akademických pracovníkov a nízka podpora mladých talentov sa premietajú do relatívne slabšieho transferu vedeckých poznatkov do praxe</w:t>
      </w:r>
      <w:hyperlink w:anchor="kix.q8deieso1n3c">
        <w:r>
          <w:rPr>
            <w:color w:val="1155CC"/>
            <w:u w:val="single"/>
            <w:vertAlign w:val="superscript"/>
          </w:rPr>
          <w:t>55</w:t>
        </w:r>
      </w:hyperlink>
      <w:r>
        <w:t>, ako aj nízkej miery komercializácie vedy a výskumu. Napríklad podiel medzinárodných patentov</w:t>
      </w:r>
      <w:hyperlink w:anchor="kix.6qb3hjce8xpn">
        <w:r>
          <w:rPr>
            <w:color w:val="1155CC"/>
            <w:u w:val="single"/>
            <w:vertAlign w:val="superscript"/>
          </w:rPr>
          <w:t>56</w:t>
        </w:r>
      </w:hyperlink>
      <w:r>
        <w:t xml:space="preserve"> bol v roku 2020 na 18 % úrovne krajín EÚ a podiel publikácií s partnerom z priemyslu na úrovni 87,3% krajín  EÚ.   </w:t>
      </w:r>
    </w:p>
    <w:p w14:paraId="5F3F8215" w14:textId="77777777" w:rsidR="009417BE" w:rsidRDefault="00000000">
      <w:pPr>
        <w:pStyle w:val="Nadpis3"/>
        <w:rPr>
          <w:color w:val="000000"/>
        </w:rPr>
      </w:pPr>
      <w:bookmarkStart w:id="267" w:name="_rjsgroq1l0u3" w:colFirst="0" w:colLast="0"/>
      <w:bookmarkEnd w:id="267"/>
      <w:r>
        <w:rPr>
          <w:color w:val="000000"/>
        </w:rPr>
        <w:t>Príprava jednotlivcov na život so zrýchľujúcim sa technologickým pokrokom</w:t>
      </w:r>
    </w:p>
    <w:p w14:paraId="226E35CC" w14:textId="77777777" w:rsidR="009417BE" w:rsidRDefault="00000000">
      <w:pPr>
        <w:spacing w:after="160" w:line="259" w:lineRule="auto"/>
        <w:jc w:val="both"/>
      </w:pPr>
      <w:r>
        <w:t>Tempo, akým nové technológie menia náš život, sa v čase zvyšuje. Využívanie nových technológií pri práci či v každodennom živote kladie zvýšené nároky na základné zručnosti a kľúčové kompetencie jednotlivcov</w:t>
      </w:r>
      <w:hyperlink w:anchor="kix.6gihejr6izl4">
        <w:r>
          <w:rPr>
            <w:color w:val="1155CC"/>
            <w:u w:val="single"/>
            <w:vertAlign w:val="superscript"/>
          </w:rPr>
          <w:t>57</w:t>
        </w:r>
      </w:hyperlink>
      <w:r>
        <w:t>. Pracovné kariéry sú čoraz častejšie prerušované obdobiami nezamestnanosti s potrebou zmeny profesijnej dráhy</w:t>
      </w:r>
      <w:hyperlink w:anchor="kix.nqz6a6mlx5l7">
        <w:r>
          <w:rPr>
            <w:color w:val="1155CC"/>
            <w:u w:val="single"/>
            <w:vertAlign w:val="superscript"/>
          </w:rPr>
          <w:t>58</w:t>
        </w:r>
      </w:hyperlink>
      <w:r>
        <w:t xml:space="preserve">. Jednotlivci  aj verejné politiky by mali na tieto trendy reagovať. </w:t>
      </w:r>
    </w:p>
    <w:p w14:paraId="7912A899" w14:textId="77777777" w:rsidR="009417BE" w:rsidRDefault="00000000">
      <w:pPr>
        <w:spacing w:after="160" w:line="259" w:lineRule="auto"/>
        <w:jc w:val="both"/>
      </w:pPr>
      <w:r>
        <w:t>Príprava pre život a kariéru s rastúcim vplyvom technológií začína už počas predškolskej dochádzky. Účasť troj- a viacročných detí na vzdelávaní je v predškolských zariadeniach na Slovensku najnižšia v EÚ, zároveň ide o indikátor, na ktorom Slovensko zaostáva najviac spomedzi indikátorov trvalo udržateľného rozvoja. Nízka dostupnosť verejného predškolského vzdelávania prispieva k pretrvávaniu socioekonomických nerovností v neskorších fázach vzdelávania a blokuje rodičov mimo trhu práce počas zbytočne dlhého obdobia</w:t>
      </w:r>
      <w:hyperlink w:anchor="kix.jay41m6syru">
        <w:r>
          <w:rPr>
            <w:color w:val="1155CC"/>
            <w:u w:val="single"/>
            <w:vertAlign w:val="superscript"/>
          </w:rPr>
          <w:t>59</w:t>
        </w:r>
      </w:hyperlink>
      <w:r>
        <w:t xml:space="preserve">.  </w:t>
      </w:r>
    </w:p>
    <w:p w14:paraId="5BDAFF73" w14:textId="77777777" w:rsidR="009417BE" w:rsidRDefault="00000000">
      <w:pPr>
        <w:spacing w:after="160" w:line="259" w:lineRule="auto"/>
        <w:jc w:val="both"/>
      </w:pPr>
      <w:r>
        <w:t>Základné zručnosti, predovšetkým získavané na základných školách, predurčujú aj ďalšie nadobúdanie vzdelania, hľadanie si práce a schopnosť rekvalifikovať sa v neskorších fázach života. Na úrovni základného vzdelania ide predovšetkým o matematiku, porozumenie čítanému textu, prírodné vedy a schopnosť riešiť úlohy. Tieto  oblasti pokrýva medzinárodné testovanie gramotnosti 15-ročných žiakov (PISA) a dospelej populácie (PIAAC). Výsledky obidvoch testovaní ukazujú dlhodobý prepad Slovenska pod priemer krajín OECD v takmer všetkých sledovaných oblastiach</w:t>
      </w:r>
      <w:hyperlink w:anchor="kix.6tjup6i5ki3q">
        <w:r>
          <w:rPr>
            <w:color w:val="1155CC"/>
            <w:u w:val="single"/>
            <w:vertAlign w:val="superscript"/>
          </w:rPr>
          <w:t>60</w:t>
        </w:r>
      </w:hyperlink>
      <w:r>
        <w:t>. Okrem zhoršujúceho sa priemeru sú problémom aj nerovnosti vo výsledkoch. V roku 2022 až jeden z troch žiakov dosiahol iba nedostatočné výsledky aspoň v jednej z troch testovaných oblastí. Súvislosť medzi slabými výsledkami a sociálno-ekonomickým zázemím žiakov na Slovensku patrí k najvyšším v rámci krajín OECD. Testovanie dospelej populácie zase odhaľuje veľké medzigeneračné rozdiely, pričom pokles zručností je zrejmý najmä v mladších kohortách</w:t>
      </w:r>
      <w:hyperlink w:anchor="kix.gbgw758bz0n3">
        <w:r>
          <w:rPr>
            <w:color w:val="1155CC"/>
            <w:u w:val="single"/>
            <w:vertAlign w:val="superscript"/>
          </w:rPr>
          <w:t>61</w:t>
        </w:r>
      </w:hyperlink>
      <w:r>
        <w:t>.</w:t>
      </w:r>
    </w:p>
    <w:p w14:paraId="7B86C101" w14:textId="77777777" w:rsidR="009417BE" w:rsidRDefault="00000000">
      <w:pPr>
        <w:spacing w:after="160" w:line="259" w:lineRule="auto"/>
        <w:jc w:val="both"/>
      </w:pPr>
      <w:r>
        <w:t xml:space="preserve">Slovensko je relatívne silné v oblasti stredoškolského vzdelávania. V dostupnosti stredoškolského vzdelania aj v podiele odborného vzdelávania patrí medzi špičku EÚ. Na úrovni stredoškolského a vysokoškolského vzdelania je kladený dôraz na širšiu kategóriu </w:t>
      </w:r>
      <w:r>
        <w:lastRenderedPageBreak/>
        <w:t>kľúčových kompetencií, ktorá spolu so základnými zručnosťami obsahuje aj jazykové zručnosti, schopnosť učiť sa, podnikateľské či digitálne zručnosti</w:t>
      </w:r>
      <w:hyperlink w:anchor="kix.38sjc9eq7qcx">
        <w:r>
          <w:rPr>
            <w:color w:val="1155CC"/>
            <w:u w:val="single"/>
            <w:vertAlign w:val="superscript"/>
          </w:rPr>
          <w:t>62</w:t>
        </w:r>
      </w:hyperlink>
      <w:r>
        <w:t xml:space="preserve">. Stredoškolské vzdelanie na Slovensku je regionálne distribuované s vysokou rôznorodosťou odborov, často s väzbami na regionálnych zamestnávateľov. Vďaka nemu Slovensko v prvej dekáde tisícročia mohlo ťažiť z komparatívnej výhody lacnej, ale kvalifikovanej pracovnej sily. Druhou stranou širokej dostupnosti stredoškolského vzdelávania je relatívne horšia situácia jednotlivcov s nižším ako stredoškolským vzdelaním. Ich zaostávanie patrí v miere zamestnanosti či v príjmoch k najvyšším v EÚ.   </w:t>
      </w:r>
    </w:p>
    <w:p w14:paraId="7BA74895" w14:textId="77777777" w:rsidR="009417BE" w:rsidRDefault="00000000">
      <w:pPr>
        <w:spacing w:after="160" w:line="259" w:lineRule="auto"/>
        <w:jc w:val="both"/>
      </w:pPr>
      <w:r>
        <w:t xml:space="preserve">Spoločenský status učiteľa je na Slovensku dlhodobo nízky. Kvalita pedagógov je pritom jeden z kľúčových parametrov systému škôl. Napriek zlepšeniu v posledných rokoch zostávajú platy učiteľov na Slovensku v pomere k porovnateľným mzdám na Slovensku medzi najnižšími v rámci OECD. Nevyhovujúca je aj ich štruktúra, ktorá nekorešponduje s regionálnymi rozdielmi v životných nákladoch a nedostatočná atraktívnosť pre mladých začínajúcich učiteľov. Výsledky viacerých systémových zmien z posledných rokov, ako napríklad plán nárastu platov učiteľov a odborná podpora poskytovaná v regionálnych centrách, budú viditeľné až o niekoľko rokov. </w:t>
      </w:r>
    </w:p>
    <w:p w14:paraId="5B987AD5" w14:textId="77777777" w:rsidR="009417BE" w:rsidRDefault="00000000">
      <w:pPr>
        <w:spacing w:after="160" w:line="259" w:lineRule="auto"/>
        <w:jc w:val="both"/>
      </w:pPr>
      <w:r>
        <w:t>Napriek poklesu celkovej nezamestnanosti Slovensko naďalej zaostáva v riešení dlhodobej nezamestnanosti. Nedostatok pracovníkov na trhu práce do veľkej miery rieši zahraničnými pracovníkmi. Naopak, slovenské výdavky na aktívne opatrenia verejných služieb zamestnanosti sú piate najnižšie v EÚ (0,09 % HDP</w:t>
      </w:r>
      <w:hyperlink w:anchor="kix.gkd4ykp77k7v">
        <w:r>
          <w:rPr>
            <w:color w:val="1155CC"/>
            <w:u w:val="single"/>
            <w:vertAlign w:val="superscript"/>
          </w:rPr>
          <w:t>63</w:t>
        </w:r>
      </w:hyperlink>
      <w:r>
        <w:t>). Neprimerane vysoký podiel týchto výdavkov smeruje na drahé opatrenia, ktoré stimulujú tvorbu pracovných miest a relatívne menej na vzdelávanie nezamestnaných. Dostupnosť verejne financovaného celoživotného vzdelávania počas prerušení pracovnej kariéry napríklad z dôvodu nezamestnanosti alebo rodičovských povinností</w:t>
      </w:r>
      <w:r>
        <w:rPr>
          <w:b/>
          <w:bCs/>
        </w:rPr>
        <w:t xml:space="preserve"> </w:t>
      </w:r>
      <w:r>
        <w:t xml:space="preserve">zostáva na Slovensku hlboko pod priemerom EÚ. Ponuka vzdelávacích kurzov pre nezamestnaných je orientovaná takmer výlučne na krátkodobé vzdelávanie, absentuje možnosť zvýšenia si formálnej kvalifikácie (napríklad dorobenie maturity). </w:t>
      </w:r>
    </w:p>
    <w:p w14:paraId="03AD1D37" w14:textId="77777777" w:rsidR="009417BE" w:rsidRDefault="00000000">
      <w:pPr>
        <w:spacing w:before="240" w:after="240"/>
        <w:jc w:val="both"/>
      </w:pPr>
      <w:r>
        <w:t>Slovensko má zároveň aj zdroje pracovnej sily s potenciálom pre lepšie využitie. Jednou z početných skupín sú obyvatelia marginalizovaných rómskych komunít. Ich životná situácia si zasluhuje komplexnejšiu pozornosť verejných politík, vrátane politík zamestnanosti a vzdelávania. Relatívne zaostávanie je možné pozorovať na vysokom podiele žiakov so slabými výsledkami v medzinárodnom testovaní PISA (vzdelávacie politiky) ako aj dlhodobej nezamestnanosti (politiky zamestnanosti). V situácii nedostatku pracovnej sily sa každý jednotlivec bez riadne ukončeného stredoškolského vzdelania alebo nezamestnaný stáva pre krajinu nákladnejšou ušlou príležitosťou. Bariéram v začlenení na trh práce čelia aj ľudia so zdravotným znevýhodnením či s chronickými chorobami, kde je priestor podporiť ich inklúziu vo vzdelávaní aj na trhu práce</w:t>
      </w:r>
      <w:r>
        <w:rPr>
          <w:vertAlign w:val="superscript"/>
        </w:rPr>
        <w:footnoteReference w:id="8"/>
      </w:r>
      <w:r>
        <w:t xml:space="preserve">.  </w:t>
      </w:r>
    </w:p>
    <w:p w14:paraId="234686AC" w14:textId="77777777" w:rsidR="009417BE" w:rsidRDefault="00000000">
      <w:pPr>
        <w:spacing w:before="240" w:after="240"/>
        <w:jc w:val="both"/>
      </w:pPr>
      <w:r>
        <w:t xml:space="preserve">Ďalšou skupinou obyvateľstva, ktorej zapojenie na trhu práce je príležitosťou kompenzovať negatívne dopady starnutia populácie, sú rodičia mimo zamestnania z dôvodu starostlivosti o </w:t>
      </w:r>
      <w:r>
        <w:lastRenderedPageBreak/>
        <w:t>deti. Slovensko je OECD krajinou s najdlhším plateným opustením trhu práce súvisiacim s rodičovstvom</w:t>
      </w:r>
      <w:hyperlink w:anchor="kix.uktsy1ohbrrq">
        <w:r>
          <w:rPr>
            <w:color w:val="1155CC"/>
            <w:u w:val="single"/>
            <w:vertAlign w:val="superscript"/>
          </w:rPr>
          <w:t>71</w:t>
        </w:r>
      </w:hyperlink>
      <w:r>
        <w:t xml:space="preserve"> a zároveň jedným z najnižších podielov dochádzky do predškolských zariadení a penalizáciou materstva na trhu práce. Nízka dostupnosť predškolských zariadení blokuje možné skracovanie rodičovskej dovolenky. Pokles populačných ročníkov a s ním súvisiaci nárast dostupnosti predškolských zariadení umožňuje znižovať dobu mimo trhu práce pre rodičov. Na opačnej strene vekového spektra bude rásť podiel populácie 50+ medzi pracujúcimi, aj nezamestnanými. S nárastom tejto vekovej skupiny bude pribúdať aj populácia so zdravotným znevýhodnením, či počet jednotlivcov ktorí opatrujú člena domácnosti. Zvýšenie početnosti týchto skupín zvýši motiváciu pre tvorbu nástrojov integrujúcich tieto skupiny na trh práce.  </w:t>
      </w:r>
    </w:p>
    <w:p w14:paraId="63A93718" w14:textId="77777777" w:rsidR="009417BE" w:rsidRDefault="00000000">
      <w:pPr>
        <w:pStyle w:val="Nadpis3"/>
        <w:rPr>
          <w:color w:val="000000"/>
        </w:rPr>
      </w:pPr>
      <w:bookmarkStart w:id="268" w:name="_t7jtl7s12gua" w:colFirst="0" w:colLast="0"/>
      <w:bookmarkEnd w:id="268"/>
      <w:r>
        <w:rPr>
          <w:color w:val="000000"/>
        </w:rPr>
        <w:t>Udržanie, lákanie a využívanie talentu</w:t>
      </w:r>
    </w:p>
    <w:p w14:paraId="6DB37FEA" w14:textId="77777777" w:rsidR="009417BE" w:rsidRDefault="00000000">
      <w:pPr>
        <w:spacing w:before="240" w:after="240"/>
        <w:jc w:val="both"/>
      </w:pPr>
      <w:r>
        <w:t>V situácii poklesu počtu obyvateľov v produktívnom veku sa v horizonte do roku 2040 stáva kľúčovou schopnosť prilákať, udržať a v maximálnej miere využívať talent. Táto potreba je v súlade s Národnou stratégiou výskumu, vývoja a inovácií, ktorá definuje rozvoj a lákanie talentu ako jeden z troch pilierov prechodu na znalostnú ekonomiku</w:t>
      </w:r>
      <w:hyperlink w:anchor="kix.5o2vshg7a8c5">
        <w:r>
          <w:rPr>
            <w:color w:val="1155CC"/>
            <w:u w:val="single"/>
            <w:vertAlign w:val="superscript"/>
          </w:rPr>
          <w:t>64</w:t>
        </w:r>
      </w:hyperlink>
      <w:r>
        <w:t>. Pracovná migrácia bola v poslednej dekáde jedným z motorov obsadzovania voľných pracovných miest, nahrádzania pracovníkov odchádzajúcich do dôchodku, ale aj rastu zamestnanosti. Počet pracovníkov z krajín mimo EÚ s prideleným pracovným povolením vzrástol medzi rokmi 2015-2025 až šesťnásobne</w:t>
      </w:r>
      <w:hyperlink w:anchor="kix.lb8q31njv9as">
        <w:r>
          <w:rPr>
            <w:color w:val="1155CC"/>
            <w:u w:val="single"/>
            <w:vertAlign w:val="superscript"/>
          </w:rPr>
          <w:t>65</w:t>
        </w:r>
      </w:hyperlink>
      <w:r>
        <w:t>. Bolo tomu tak i napriek pretrvávajúcim administratívnym obmedzeniam, ktoré nepodporujú signifikantné navyšovanie tokov pracovníkov z tretích krajín a skresľujú štruktúru tých, ktorí získajú pracovné povolenie</w:t>
      </w:r>
      <w:hyperlink w:anchor="kix.9most3ahzdgh">
        <w:r>
          <w:rPr>
            <w:color w:val="1155CC"/>
            <w:u w:val="single"/>
            <w:vertAlign w:val="superscript"/>
          </w:rPr>
          <w:t>66</w:t>
        </w:r>
      </w:hyperlink>
      <w:r>
        <w:t>.</w:t>
      </w:r>
    </w:p>
    <w:p w14:paraId="1A3F18F0" w14:textId="77777777" w:rsidR="009417BE" w:rsidRDefault="00000000">
      <w:pPr>
        <w:spacing w:before="240" w:after="240"/>
        <w:jc w:val="both"/>
      </w:pPr>
      <w:r>
        <w:t>Slovensko je schopné prilákať nižšie a stredne kvalifikovanú pracovnú silu, no podiel cudzincov na pozíciách vyžadujúcich vyššiu kvalifikáciu klesá, čo môže byť aj dôsledkom neschopnosti využiť potenciál zahraničných pracovníkov naplno. Výsledné toky pracovníkov síce reflektujú aktuálne  potreby trhu práce, ale nekorešpondujú so zámerom posunu k ekonomickým aktivitám s vyššou pridanou hodnotou</w:t>
      </w:r>
      <w:r>
        <w:rPr>
          <w:vertAlign w:val="superscript"/>
        </w:rPr>
        <w:footnoteReference w:id="9"/>
      </w:r>
      <w:r>
        <w:t>. Slovensko navyše nevyužilo plný potenciál migrantov (hlavne pochádzajúcich z Ukrajiny), ktorých zapojenie na trh práce bolo pomalé a ťažkopádne. Toto tvrdenie platí aj pre školopovinných migrantov a študentov VŠ. Dôležitou úlohou je aj využívanie zahraničnej pracovnej sily na vykonávanie práce určenej pre ich kvalifikáciu. V súčasnej situácií pracuje veľa zahraničných pracovníkov na pozíciách pod svojim potenciálom.</w:t>
      </w:r>
      <w:hyperlink w:anchor="kix.wovuk492y0iw">
        <w:r>
          <w:rPr>
            <w:color w:val="1155CC"/>
            <w:u w:val="single"/>
            <w:vertAlign w:val="superscript"/>
          </w:rPr>
          <w:t>70</w:t>
        </w:r>
      </w:hyperlink>
      <w:r>
        <w:t xml:space="preserve"> </w:t>
      </w:r>
    </w:p>
    <w:p w14:paraId="01AC7C71" w14:textId="77777777" w:rsidR="009417BE" w:rsidRDefault="00000000">
      <w:pPr>
        <w:spacing w:before="240" w:after="240"/>
        <w:jc w:val="both"/>
      </w:pPr>
      <w:r>
        <w:t>Slovensko zároveň stráca veľký podiel talentu, keď mu až pätina maturantov odchádza študovať do zahraničia, čo je druhý najvyšší podiel v EÚ. Podľa dostupných odhadov až 17 percent maturantov v roku 2018 pokračovalo vo vysokoškolskom štúdiu mimo Slovenska</w:t>
      </w:r>
      <w:hyperlink w:anchor="kix.linidsn0jymn">
        <w:r>
          <w:rPr>
            <w:color w:val="1155CC"/>
            <w:u w:val="single"/>
            <w:vertAlign w:val="superscript"/>
          </w:rPr>
          <w:t>67</w:t>
        </w:r>
      </w:hyperlink>
      <w:r>
        <w:t>, väčšina z nich v Českej republike. Išlo pritom najmä o študentov s lepšími výsledkami z maturitnej skúšky, ktorí často hľadajú kvalitnejšie vzdelávacie možnosti a lepšie príležitosti pre osobný aj profesijný rozvoj. Tento trend oslabuje domáci pracovný trh, keďže iba približne štyria z desiatich</w:t>
      </w:r>
      <w:hyperlink w:anchor="kix.go1ls2diwyt">
        <w:r>
          <w:rPr>
            <w:color w:val="1155CC"/>
            <w:u w:val="single"/>
            <w:vertAlign w:val="superscript"/>
          </w:rPr>
          <w:t>68</w:t>
        </w:r>
      </w:hyperlink>
      <w:r>
        <w:t xml:space="preserve"> absolventov sa po ukončení štúdia vrátia na Slovensko. </w:t>
      </w:r>
    </w:p>
    <w:p w14:paraId="512EB8F1" w14:textId="77777777" w:rsidR="009417BE" w:rsidRDefault="00000000">
      <w:pPr>
        <w:spacing w:before="240" w:after="240"/>
        <w:jc w:val="both"/>
      </w:pPr>
      <w:r>
        <w:lastRenderedPageBreak/>
        <w:t>Udržanie talentovaných mladých ľudí doma predstavuje výzvu, ktorá si vyžaduje lepšie podmienky pre štúdium a kariérny rast priamo v krajine, aby Slovensko dokázalo konkurovať zahraničným univerzitám a pracovným trhom. Ani úplné zastavenie (hoci je nežiadúce) tohto odlivu súčasných maturantov by nezabezpečilo schopnosť v plnej miere nahrádzať oveľa početnejšie populačné ročníky odchádzajúce z trhu práce do dôchodku. Zatiaľ čo v súčasnom období je potrebné medziročne nahradiť menej ako 20-tisíc osôb, po roku 2040 toto číslo stúpne na viac ako 25-tisíc. Odchod študentov na zahraničné VŠ je vítaný, v kontexte Slovenska je však neudržateľný. Osobitnou kategóriou je práca so slovenským talentom u nás doma, aby sa tento mohol plnohodnotne rozvíjať a našiel si uplatnenie.</w:t>
      </w:r>
    </w:p>
    <w:p w14:paraId="0879D0BF" w14:textId="77777777" w:rsidR="009417BE" w:rsidRDefault="00000000">
      <w:pPr>
        <w:spacing w:before="240" w:after="240"/>
        <w:jc w:val="both"/>
      </w:pPr>
      <w:r>
        <w:t>Zároveň s intenzívnym odlivom Slovensko v posledných rokoch zažívalo aj dramatický nárast počtu zahraničných študentov na slovenských vysokých školách. Je nevyhnutné, aby so zvyšujúcou sa kvantitou zahraničných študentov neklesala kvalita štúdia. Vďaka tomuto nárastu počtu študentov bolo Slovensko v roku 2023 krajinou EÚ so šiestym najvyšším podielom zahraničných študentov a zároveň s najvyšším podielom zahraničných vysokoškolských študentov z Európy</w:t>
      </w:r>
      <w:hyperlink w:anchor="kix.4rhsuyvfn3wh">
        <w:r>
          <w:rPr>
            <w:color w:val="1155CC"/>
            <w:u w:val="single"/>
            <w:vertAlign w:val="superscript"/>
          </w:rPr>
          <w:t>69</w:t>
        </w:r>
      </w:hyperlink>
      <w:r>
        <w:t>. Tento nárast je do veľkej miery ťahaný zvýšenou dynamikou po vypuknutí konfliktu na Ukrajine a tiež je regionálne nerovnomerne rozložený v prospech východného Slovenska. Je v záujme krajiny vytvoriť podmienky na to, aby sa čo najviac zahraničných študentov, ako aj zahraničných pracovníkov a ich rodinných príslušníkov, mohlo plnohodnotne zapojiť do spoločnosti a prispelo sa tak k posilneniu sociálnej súdržnosti a predchádzaniu sociálneho vylúčenia.To sa v súčasnej situácií nie príliš darí, keďže neexistujú priechodné cesty napr. zo štúdia na trh práce</w:t>
      </w:r>
      <w:r>
        <w:rPr>
          <w:vertAlign w:val="superscript"/>
        </w:rPr>
        <w:footnoteReference w:id="10"/>
      </w:r>
      <w:r>
        <w:t xml:space="preserve">. V tomto kontexte je potrebné zmeniť naratív spoločnosti o migrantoch, keďže bez nich v budúcnosti zrejme nedosiahneme hospodársky rast. Na integrácii počas štúdia by mali aktívne pracovať najmä vysoké školy, po skončení štúdia, mestá a obce a iný aktéri, kde sa cudzinci zdržujú a kde využívajú integračné a iné služby samosprávy. Samosprávy začínajú spolupracovať so zamestnávateľmi, ktorým záleží na udržaní týchto talentov. Zároveň chýba orgán, ktorý zastrešuje migračnú agendu a samosprávam nie sú poskytované podielové dane, ktoré by im umožnili nastaviť adresnú integračnú politiku. Jazyková, psychosociálna a kultúrna podpora sú  základné služby a primárne nástroje efektívnej integrácie a usadenia sa, ktoré v súčasnosti nie sú systematicky poskytované v dostatočnej miere a kvalite. Zaostávame aj v poskytovaní prístupu cudzincom k sociálnym právam, a to najmä v oblasti zdravotnej starostlivosti a bývania, čo prináša bariéry v integrácii a ich dlhodobom usadení sa na Slovensku. V rámci systému integrácie cudzincov je prítomná fragmentácia a ad hoc prístup, čo prispieva k nejednotnosti, nepredvídateľnosti a neefektívnosti opatrení. Je tiež potrebné vytvorenie udržateľného, efektívneho a koordinovaného systému podpory integrácie cudzincov, ktorý  prispeje k posilneniu sociálnej súdržnosti a predchádzaniu sociálneho vylúčenia. V tomto kontexte je potrebné zmeniť naratív spoločnosti o migrantoch, keďže bez nich v budúcnosti zrejme nedosiahneme hospodársky rast. </w:t>
      </w:r>
    </w:p>
    <w:p w14:paraId="4449D5AD" w14:textId="77777777" w:rsidR="009417BE" w:rsidRDefault="00000000">
      <w:pPr>
        <w:spacing w:before="240" w:after="240"/>
        <w:jc w:val="both"/>
      </w:pPr>
      <w:r>
        <w:t xml:space="preserve">Využitie slovenskej diaspóry v zahraničí je ďalším spôsobom ako možno zmierňovať dopady starnutia a pritom zvyšovať kvalitu pracovnej sily. Títo ľudia, ktorí si udržujú kontakt so Slovenskom a pritom sa uplatnili v zahraničí, môžu navýšiť talent na Slovensku predovšetkým </w:t>
      </w:r>
      <w:r>
        <w:lastRenderedPageBreak/>
        <w:t xml:space="preserve">pri ich návrate domov, ale napríklad aj formou podnikania, remitácií, či iných aktivít. Vznik platformy prepojenia celej slovenskej diaspóry v zahraničí je nevyhnutnou úlohou orgánov.  </w:t>
      </w:r>
    </w:p>
    <w:p w14:paraId="5F9720B7" w14:textId="77777777" w:rsidR="009417BE" w:rsidRDefault="00000000">
      <w:pPr>
        <w:pStyle w:val="Nadpis2"/>
        <w:spacing w:before="240" w:after="240"/>
        <w:rPr>
          <w:b/>
          <w:bCs/>
        </w:rPr>
      </w:pPr>
      <w:bookmarkStart w:id="269" w:name="_cl4dfc9gtdsk" w:colFirst="0" w:colLast="0"/>
      <w:bookmarkEnd w:id="269"/>
      <w:r>
        <w:rPr>
          <w:b/>
          <w:bCs/>
        </w:rPr>
        <w:t>Udržateľná krajina</w:t>
      </w:r>
    </w:p>
    <w:p w14:paraId="43CF08A3" w14:textId="77777777" w:rsidR="009417BE" w:rsidRDefault="00000000">
      <w:pPr>
        <w:jc w:val="both"/>
      </w:pPr>
      <w:r>
        <w:t>Podľa modelov SHMÚ sa na Slovensku zvyšuje priemerná ročná teplota približne dvakrát rýchlejšie ako na globálnej úrovni a od polovice minulého storočia sa zvýšila približne o 2,0 °C. Očakáva sa, že v porovnaní s normálom v rokoch 1991 – 2020 sa do roku 2040 zvýši o ďalších 1,0 – 1,5 °C.</w:t>
      </w:r>
      <w:hyperlink w:anchor="kix.mzykmhh4d22c">
        <w:r>
          <w:rPr>
            <w:color w:val="1155CC"/>
            <w:u w:val="single"/>
            <w:vertAlign w:val="superscript"/>
          </w:rPr>
          <w:t>72</w:t>
        </w:r>
      </w:hyperlink>
      <w:r>
        <w:t xml:space="preserve"> Hlavnou štrukturálnou výzvou bude okrem priemyselnej transformácie a ekonomiky adaptácia na zmenu klímy. Zvyšovanie pripravenosti krajiny na klimatické extrémy sa bude týkať všetkých oblastí od poľnohospodárstva, investícií do infraštruktúry až po adaptačné opatrenia na pretrvávajúce negatívne prejavy ako sú suchá, povodne, extrémne prejavy počasia a geodynamické procesy. Bude nevyhnutný komplexný manažment vody ako strategického zdroja. </w:t>
      </w:r>
    </w:p>
    <w:p w14:paraId="788B2E3A" w14:textId="77777777" w:rsidR="009417BE" w:rsidRDefault="009417BE">
      <w:pPr>
        <w:jc w:val="both"/>
      </w:pPr>
    </w:p>
    <w:p w14:paraId="0E795F2F" w14:textId="77777777" w:rsidR="009417BE" w:rsidRDefault="00000000">
      <w:pPr>
        <w:jc w:val="both"/>
      </w:pPr>
      <w:r>
        <w:t xml:space="preserve">Slovenská ústava zaručuje každému občanovi </w:t>
      </w:r>
      <w:r>
        <w:rPr>
          <w:highlight w:val="white"/>
        </w:rPr>
        <w:t xml:space="preserve">právo na priaznivé životné prostredie. Otázka jeho ochrany a udržateľnosti je už dnes oveľa širšia. Dotýka sa toho ako zabezpečiť prosperitu a sociálnu súdržnosť pri zachovaní prírodného dedičstva a v kontexte potreby reakcie na zmenu klímy, ktorá dnes predstavuje zásadnú výzvu. </w:t>
      </w:r>
      <w:r>
        <w:t>Podľa všetkých kľúčových hodnotení stavu a vývoja v oblasti zmeny klímy a životného prostredia stojíme v kritickom bode zlomu.</w:t>
      </w:r>
      <w:hyperlink w:anchor="kix.mr8ajc6k87wq">
        <w:r>
          <w:rPr>
            <w:color w:val="1155CC"/>
            <w:u w:val="single"/>
            <w:vertAlign w:val="superscript"/>
          </w:rPr>
          <w:t>73</w:t>
        </w:r>
      </w:hyperlink>
      <w:r>
        <w:t xml:space="preserve"> V priestore, kde môžu mať globálne aj lokálne trendy významné a potenciálne destabilizujúce dôsledky pre životné prostredie, ekonomiku aj sociálny systém.</w:t>
      </w:r>
      <w:hyperlink w:anchor="kix.hwf8fk65a72g">
        <w:r>
          <w:rPr>
            <w:color w:val="1155CC"/>
            <w:u w:val="single"/>
            <w:vertAlign w:val="superscript"/>
          </w:rPr>
          <w:t>74</w:t>
        </w:r>
      </w:hyperlink>
      <w:r>
        <w:t xml:space="preserve"> </w:t>
      </w:r>
    </w:p>
    <w:p w14:paraId="61454824" w14:textId="77777777" w:rsidR="009417BE" w:rsidRDefault="009417BE">
      <w:pPr>
        <w:jc w:val="both"/>
      </w:pPr>
    </w:p>
    <w:p w14:paraId="39ED8484" w14:textId="77777777" w:rsidR="009417BE" w:rsidRDefault="00000000">
      <w:pPr>
        <w:jc w:val="both"/>
      </w:pPr>
      <w:r>
        <w:t>Transformácia na nízkouhlíkovú klimaticky odolnú ekonomiku je globálny proces. Je reakciou na vedecký konsenzus a reálne prebiehajúcu a neustále sa zhoršujúcu zmenu klímy.</w:t>
      </w:r>
      <w:hyperlink w:anchor="kix.swj6nqvmtgrv">
        <w:r>
          <w:rPr>
            <w:color w:val="1155CC"/>
            <w:u w:val="single"/>
            <w:vertAlign w:val="superscript"/>
          </w:rPr>
          <w:t>75</w:t>
        </w:r>
      </w:hyperlink>
      <w:r>
        <w:t xml:space="preserve"> Ako rýchlo a do akej hĺbky bude prebiehať a či EÚ, ale aj napríklad Čína a ďalšie krajiny dosiahnu deklarovanú klimatickú neutralitu v stanovených časových horizontoch, bude záležať od mnohých sociálno-ekonomických faktorov.</w:t>
      </w:r>
      <w:hyperlink w:anchor="kix.d8wm6o44rikr">
        <w:r>
          <w:rPr>
            <w:color w:val="1155CC"/>
            <w:u w:val="single"/>
            <w:vertAlign w:val="superscript"/>
          </w:rPr>
          <w:t>76</w:t>
        </w:r>
      </w:hyperlink>
      <w:r>
        <w:t xml:space="preserve"> Slovensko je v tejto oblasti a jej mnohých kľúčových častiach viazané cieľmi Európskej únie, na ktoré sú viazané viacročné finančné rámce. Zároveň môže stavať na dlhoročných výsledkoch práce ľudí, silnom domácom strategickom rámci a v neposlednom rade aj na podpore verejnosti. </w:t>
      </w:r>
    </w:p>
    <w:p w14:paraId="680183F5" w14:textId="77777777" w:rsidR="009417BE" w:rsidRDefault="009417BE">
      <w:pPr>
        <w:jc w:val="both"/>
      </w:pPr>
    </w:p>
    <w:p w14:paraId="1D303D33" w14:textId="77777777" w:rsidR="009417BE" w:rsidRDefault="00000000">
      <w:pPr>
        <w:jc w:val="both"/>
      </w:pPr>
      <w:r>
        <w:t>Slovensko urobilo v oblasti ochrany životného prostredia za uplynulé dekády veľký pokrok. V rámci národnej sústavy chránených území predstavuje podiel tzv. Veľkoplošných chránených území (VCHÚ, t. j. 14 chránených krajinných oblastí, 9 národných parkov a ich ochranných pásiem) v roku 2024 k celkovej ploche Slovenska 22,16 %.</w:t>
      </w:r>
      <w:r>
        <w:rPr>
          <w:vertAlign w:val="superscript"/>
        </w:rPr>
        <w:footnoteReference w:id="11"/>
      </w:r>
      <w:r>
        <w:t xml:space="preserve"> Postupne sa zlepšuje aj ochrana druhov a biotopov podľa smerníc EÚ o biotopoch a vtákoch.</w:t>
      </w:r>
      <w:hyperlink w:anchor="kix.xozcx8se5w1l">
        <w:r>
          <w:rPr>
            <w:color w:val="1155CC"/>
            <w:u w:val="single"/>
            <w:vertAlign w:val="superscript"/>
          </w:rPr>
          <w:t>77</w:t>
        </w:r>
      </w:hyperlink>
      <w:r>
        <w:t xml:space="preserve"> Výrazne sa rozšírila infraštruktúra čistenia odpadových vôd. Podiel obyvateľov pripojených na verejnú kanalizáciu a čistiarne odpadových vôd sa výrazne zvýšil. Hoci Slovensko stále zaostáva za priemerom EÚ, zaviedli sa nové systémy triedeného zberu odpadu, rozšírenej zodpovednosti výrobcov a postupne rastie miera recyklácie.</w:t>
      </w:r>
    </w:p>
    <w:p w14:paraId="5EA89648" w14:textId="6B34C604" w:rsidR="009417BE" w:rsidRDefault="00000000">
      <w:pPr>
        <w:spacing w:before="240" w:after="240"/>
        <w:jc w:val="both"/>
      </w:pPr>
      <w:r>
        <w:lastRenderedPageBreak/>
        <w:t xml:space="preserve">Existuje moderný systém environmentálnych regulácií, hodnotenia vplyvov na životné prostredie (EIA - Environmental Impact Assessment ), integrovaného povoľovania (IPPC - Intergovernmental Panel on Climate Change) a environmentálneho monitoringu, ktorý je zosúladený s legislatívou EÚ. Modernizoval sa priemysel a   infraštruktúra v oblasti odpadového hospodárstva. Výrazne sa znížili emisie skleníkových plynov a znečisťujúcich látok. </w:t>
      </w:r>
    </w:p>
    <w:p w14:paraId="049A304F" w14:textId="77777777" w:rsidR="009417BE" w:rsidRDefault="00000000">
      <w:pPr>
        <w:jc w:val="both"/>
      </w:pPr>
      <w:r>
        <w:t xml:space="preserve">Napriek tomuto pokroku však Slovensko stále čelí mnohým výzvam v oblasti prechodu na nízkouhlíkovú ekonomiku, kvality ovzdušia, ochrany biodiverzity, obehového hospodárstva a adaptácie na zmenu klímy. Slovensko má v porovnaní s členskými štátmi EÚ pretrvávajúce štrukturálne slabiny v oblasti environmentálnej výkonnosti, energetickej transformácie a efektívneho využívania prírodných zdrojov. </w:t>
      </w:r>
    </w:p>
    <w:p w14:paraId="2A3C0C9C" w14:textId="77777777" w:rsidR="009417BE" w:rsidRDefault="00000000">
      <w:pPr>
        <w:spacing w:before="120"/>
        <w:jc w:val="both"/>
      </w:pPr>
      <w:r>
        <w:t xml:space="preserve">Podľa výročného hodnotenia pokroku Slovenska za rok 2025 je celkový obraz Slovenska v rámci monitorovania cieľov 8. environmentálneho akčného programu zmiešaný. Zaostávame alebo dosahujeme len priemerné výsledky v oblastiach obehového hospodárstva, produktivity využívania zdrojov a ochrany biodiverzity. Krajina dosahuje relatívne dobrý pokrok v niektorých klimatických ukazovateľoch, najmä v znižovaní emisií skleníkových plynov. Je to vďaka transformácii priemyslu po roku 1990, pričom sa nedarí ďalej výrazne pokročiť v dekarbonizácii výroby a spotreby. Slovenský cieľ zníženia emisií skleníkových plynov o 21,7 % do roku 2030 sa podľa aktuálnych modelov podarí naplniť len so zvýšením úsilia.  </w:t>
      </w:r>
    </w:p>
    <w:p w14:paraId="5CBC8234" w14:textId="77777777" w:rsidR="009417BE" w:rsidRDefault="00000000">
      <w:pPr>
        <w:spacing w:before="120"/>
        <w:jc w:val="both"/>
      </w:pPr>
      <w:r>
        <w:t>Podiel energie z obnoviteľných zdrojov dosahuje 17 %, čo je pod priemerom EÚ (25 %) a ďaleko za krajinami ako Švédsko (66 %) alebo susedné Rakúsko 41 %).</w:t>
      </w:r>
      <w:hyperlink w:anchor="kix.y7jbf1qaudr8">
        <w:r>
          <w:rPr>
            <w:color w:val="1155CC"/>
            <w:u w:val="single"/>
            <w:vertAlign w:val="superscript"/>
          </w:rPr>
          <w:t>78</w:t>
        </w:r>
      </w:hyperlink>
      <w:r>
        <w:t xml:space="preserve"> Komparatívnou výhodou je možnosť kombinácie nízkouhlíkových jadrových zdrojov s investíciami do obnoviteľných zdrojov energií. Vyspelé krajiny dnes smerujú k energetickému systému postavenému na dominantnej úlohe elektriny ako univerzálneho nosiča energie, ktorý umožňuje efektívne prepojenie výroby, spotreby a skladovania energie naprieč sektormi hospodárstva a výrazne zvyšuje energetickú efektívnosť a stabilitu systému. Slovensko má štrukturálne predpoklady na to, aby na tento trend reagovalo.</w:t>
      </w:r>
    </w:p>
    <w:p w14:paraId="46DBF44F" w14:textId="77777777" w:rsidR="009417BE" w:rsidRDefault="00000000">
      <w:pPr>
        <w:spacing w:before="120"/>
        <w:jc w:val="both"/>
      </w:pPr>
      <w:r>
        <w:t>Tieto zistenia sú doplnené kvalitatívnou identifikáciou zraniteľností, ktorá poukazuje na rizikové oblasti a systémové slabiny identifikované aj v SWOT analýze uvedenej v prílohách.</w:t>
      </w:r>
    </w:p>
    <w:p w14:paraId="7F38585B" w14:textId="77777777" w:rsidR="009417BE" w:rsidRDefault="009417BE">
      <w:pPr>
        <w:jc w:val="both"/>
      </w:pPr>
    </w:p>
    <w:p w14:paraId="2FA29D36" w14:textId="77777777" w:rsidR="009417BE" w:rsidRDefault="00000000">
      <w:pPr>
        <w:jc w:val="both"/>
      </w:pPr>
      <w:r>
        <w:t xml:space="preserve">Udržateľná krajina stavia na šiestich vzájomne prepojených cieľoch: transformácii na nízkouhlíkovú ekonomiku s vysokým inovačným potenciálom v oblasti nízkouhlíkových technológií; smerovaní k zdravej a bioticky pestrej krajine, ktorá sa dokáže adaptovať na zmenu klímy; budovaní nízkouhlíkovej, bezpečnej, konkurencieschopnej a cenovo dostupnej energetiky pre hospodárstvo a domácnosti; rozvoji konkurencieschopného obehového hospodárstva; vytváraní integrovaného a dostupného nízkouhlíkového systému udržateľnej mobility; a zabezpečení potravinovej bezpečnosti a odolnosti potravinového systému. </w:t>
      </w:r>
    </w:p>
    <w:p w14:paraId="0C75E7BA" w14:textId="77777777" w:rsidR="009417BE" w:rsidRDefault="00000000">
      <w:pPr>
        <w:spacing w:before="240" w:after="240"/>
        <w:jc w:val="both"/>
      </w:pPr>
      <w:r>
        <w:t xml:space="preserve">Ciele vízie vychádzajú z predpokladu, že dokážeme zosúladiť ochranu životného prostredia s ekonomickým rozvojom. Príležitosti na zmenu vznikajú najmä pri vytváraní prepojeného a integrovaného systému manažmentu prírodných zdrojov v kontexte adaptácie na zmenu klímy. Tento prístup vychádza zo štyroch východiskových predpokladov: potreby klimaticky odolného a ekologicky stabilného krajinného systému; prepojenia rozvoja ekonomiky so </w:t>
      </w:r>
      <w:r>
        <w:lastRenderedPageBreak/>
        <w:t>znižovaním emisií a materiálovej náročnosti; dekarbonizovaného systému výroby energie ako podmienky konkurencieschopnosti; a zelenej transformácie založenej na princípoch regionálnej a sociálnej súdržnosti.</w:t>
      </w:r>
    </w:p>
    <w:p w14:paraId="22478C82" w14:textId="77777777" w:rsidR="009417BE" w:rsidRDefault="00000000">
      <w:pPr>
        <w:pStyle w:val="Nadpis3"/>
        <w:spacing w:before="120" w:line="240" w:lineRule="auto"/>
        <w:jc w:val="both"/>
        <w:rPr>
          <w:color w:val="000000"/>
        </w:rPr>
      </w:pPr>
      <w:bookmarkStart w:id="270" w:name="_51q0wnlnwqiv" w:colFirst="0" w:colLast="0"/>
      <w:bookmarkEnd w:id="270"/>
      <w:r>
        <w:rPr>
          <w:color w:val="000000"/>
        </w:rPr>
        <w:t xml:space="preserve">Potreba klimaticky odolného a ekologicky stabilného krajinného systému </w:t>
      </w:r>
    </w:p>
    <w:p w14:paraId="2DE62B13" w14:textId="77777777" w:rsidR="009417BE" w:rsidRDefault="00000000">
      <w:pPr>
        <w:spacing w:before="240" w:after="240" w:line="240" w:lineRule="auto"/>
        <w:jc w:val="both"/>
      </w:pPr>
      <w:r>
        <w:t>Musíme sa pripraviť na adaptáciu na zmenu klímy. Zároveň je potrebné vnímať širší kontext trojitej planetárnej krízy (klímy, biodiverzity, znečistenie), ktorá predstavuje systémovo prepojenú hrozbu pre ekosystémy, ekonomiku a kvalitu života. Zmena klímy je globálny fenomén a podľa všetkých kľúčových modelov sa nedarí plniť ciele. V lepšom prípade môžeme počítať so spomalením trendov.</w:t>
      </w:r>
      <w:hyperlink w:anchor="kix.qrk7uap5r9h3">
        <w:r>
          <w:rPr>
            <w:color w:val="1155CC"/>
            <w:u w:val="single"/>
            <w:vertAlign w:val="superscript"/>
          </w:rPr>
          <w:t>79</w:t>
        </w:r>
      </w:hyperlink>
      <w:r>
        <w:t xml:space="preserve"> Čelíme a budeme čeliť výrazným dopadom - už teraz je viac ako 50 % celkovej plochy ekosystémov v Európe ohrozených rôznymi environmentálnymi problémami. V Európe v priemere každoročne zhorí približne 700 000 hektárov lesnej pôdy v dôsledku požiarov, zatiaľ čo silné záplavy spôsobujú neustále rastúce ekonomické škody.</w:t>
      </w:r>
      <w:hyperlink w:anchor="kix.m4stim3014lb">
        <w:r>
          <w:rPr>
            <w:color w:val="1155CC"/>
            <w:u w:val="single"/>
            <w:vertAlign w:val="superscript"/>
          </w:rPr>
          <w:t>80</w:t>
        </w:r>
      </w:hyperlink>
      <w:r>
        <w:t xml:space="preserve"> Analýzy v rámci revízie a aktualizácie národnej stratégie adaptácie na zmenu klímy na Slovensku ukazujú, že náklady spojené so zmenou klímy a extrémnymi poveternostnými javmi budú do roku 2040 výrazne narastať.</w:t>
      </w:r>
      <w:hyperlink w:anchor="kix.qaguhadrpon">
        <w:r>
          <w:rPr>
            <w:color w:val="1155CC"/>
            <w:u w:val="single"/>
            <w:vertAlign w:val="superscript"/>
          </w:rPr>
          <w:t>81</w:t>
        </w:r>
      </w:hyperlink>
    </w:p>
    <w:p w14:paraId="720F3531" w14:textId="77777777" w:rsidR="009417BE" w:rsidRDefault="00000000">
      <w:pPr>
        <w:spacing w:before="120" w:line="240" w:lineRule="auto"/>
        <w:jc w:val="both"/>
      </w:pPr>
      <w:r>
        <w:t>Dochádza k postupnému zhoršovaniu ukazovateľov a v nepriaznivom stave (nevyhovujúci, príp. zlý) sa podľa zatiaľ poslednej hodnotiacej správy pre Európsku komisiu nachádzalo 75 % druhov a 60,4 % biotopov európskeho významu, čo poukazuje na potrebu posilniť ochranu prírody a zlepšiť manažment krajiny.</w:t>
      </w:r>
      <w:hyperlink w:anchor="kix.kis189cx0gxb">
        <w:r>
          <w:rPr>
            <w:color w:val="1155CC"/>
            <w:u w:val="single"/>
            <w:vertAlign w:val="superscript"/>
          </w:rPr>
          <w:t>82</w:t>
        </w:r>
      </w:hyperlink>
      <w:r>
        <w:t xml:space="preserve"> Strata biodiverzity patrí medzi najkritickejšie oblasti, ktoré nie sú na trajektórii zlepšenia. Nedarí sa vytvárať komplexný prístup, ktorý by zahŕňal klimaticky odolný, adaptovaný a ekologicky stabilný krajinný systém založený na ochrane biodiverzity, udržateľnom hospodárení s vodou, pôdou a lesmi a na posilňovaní prírodného kapitálu ako základu potravinovej bezpečnosti a kvality života. </w:t>
      </w:r>
    </w:p>
    <w:p w14:paraId="4C7888F8" w14:textId="77777777" w:rsidR="009417BE" w:rsidRDefault="00000000">
      <w:pPr>
        <w:spacing w:before="120" w:line="240" w:lineRule="auto"/>
        <w:jc w:val="both"/>
      </w:pPr>
      <w:r>
        <w:t>Ochrana životného prostredia posilňuje ekonomiku. Zastavenie degradácie ekosystémov je dôležité pre zníženie ekonomických rizík nielen pre poľnohospodárstvo, lesníctvo, ale aj pre energetiku, vodné zdroje či dodávateľské reťazce. Tieto environmentálne riziká už dnes systémovým ohrozením hospodárskej stability a vyžadujú prepojené riešenia naprieč sektormi. Nedarí sa zabezpečiť udržateľné využívanie prírodného kapitálu ako kľúčového predpokladu dlhodobej stability krajiny. Negatívne trendy v oslabovaní ekologickej stability ohrozujú nielen ochranu biodiverzity, ale aj udržateľné hospodárenie s pôdou, vodou a lesmi a posilnenie prírodných ekosystémov ako strategického základu hospodárskej odolnosti, potravinovej bezpečnosti a kvality života obyvateľstva. Už dnes vidíme, že nesmerujeme k sociálne spravodlivému prístupu k prírodným zdrojom, čistej vode, ovzdušiu a sociálne ekonomické faktory ovplyvňujú mieru vystavenia rizikám.</w:t>
      </w:r>
      <w:hyperlink w:anchor="kix.etlb94l2lm2s">
        <w:r>
          <w:rPr>
            <w:color w:val="1155CC"/>
            <w:u w:val="single"/>
            <w:vertAlign w:val="superscript"/>
          </w:rPr>
          <w:t>83</w:t>
        </w:r>
      </w:hyperlink>
      <w:r>
        <w:t xml:space="preserve"> </w:t>
      </w:r>
    </w:p>
    <w:p w14:paraId="472B68C9" w14:textId="629D7A77" w:rsidR="009417BE" w:rsidRDefault="00000000">
      <w:pPr>
        <w:spacing w:before="120" w:line="240" w:lineRule="auto"/>
        <w:jc w:val="both"/>
        <w:rPr>
          <w:i/>
          <w:iCs/>
        </w:rPr>
      </w:pPr>
      <w:r>
        <w:rPr>
          <w:highlight w:val="white"/>
        </w:rPr>
        <w:t xml:space="preserve">Ochrana prírodného kapitálu a adaptácia na zmenu klímy sú nevyhnutnými predpokladmi pre potravinovú bezpečnosť. Bez systémovej transformácie výroby a spotreby nebude možné dosiahnuť environmentálne ani klimatické ciele do roku 2030 a 2050. Strategický dialóg o budúcnosti poľnohospodárstva Európskej únie a legislatívne návrhy Komisie ohľadom poľnohospodárskej politiky EÚ po roku 2027 budú zvyšovať tlak na agroenvironmentálne prístupy. Strategický plán spoločnej poľnohospodárskej politiky SR 2023 – 2027 zdôrazňuje potrebu posilňovania potravinovej bezpečnosti, udržateľného hospodárenia s prírodnými zdrojmi a rozvoja regionálnych potravinových systémov v súlade s klimatickými a environmentálnymi cieľmi. </w:t>
      </w:r>
    </w:p>
    <w:p w14:paraId="675FC6ED" w14:textId="77777777" w:rsidR="009417BE" w:rsidRDefault="00000000">
      <w:pPr>
        <w:pStyle w:val="Nadpis3"/>
        <w:spacing w:before="120" w:line="240" w:lineRule="auto"/>
        <w:jc w:val="both"/>
        <w:rPr>
          <w:color w:val="000000"/>
        </w:rPr>
      </w:pPr>
      <w:bookmarkStart w:id="271" w:name="_3aunco402a3v" w:colFirst="0" w:colLast="0"/>
      <w:bookmarkEnd w:id="271"/>
      <w:r>
        <w:rPr>
          <w:color w:val="000000"/>
        </w:rPr>
        <w:lastRenderedPageBreak/>
        <w:t xml:space="preserve">Prepojenie rozvoja ekonomiky so znižovaním emisií a materiálovej náročnosti </w:t>
      </w:r>
    </w:p>
    <w:p w14:paraId="605F5F1E" w14:textId="77777777" w:rsidR="009417BE" w:rsidRDefault="00000000">
      <w:pPr>
        <w:spacing w:before="240" w:after="240" w:line="240" w:lineRule="auto"/>
        <w:jc w:val="both"/>
      </w:pPr>
      <w:r>
        <w:t>Podľa údajov Slovenskej agentúry životného prostredia (SAŽP) klesli emisie skleníkových plynov medzi rokmi 1990 – 2021 o takmer 44,1 %.</w:t>
      </w:r>
      <w:hyperlink w:anchor="kix.hd10rgmnyl4a">
        <w:r>
          <w:rPr>
            <w:color w:val="1155CC"/>
            <w:u w:val="single"/>
            <w:vertAlign w:val="superscript"/>
          </w:rPr>
          <w:t>84</w:t>
        </w:r>
      </w:hyperlink>
      <w:r>
        <w:t xml:space="preserve"> Na základe výsledkov modelovania scenárov pre Národný energetický a klimatický plán by mohlo Slovensko v dekarbonizačnom scenári v porovnaní s rokom 1990 dosiahnuť do roku 2030 zníženie emisií o 64,3 %.</w:t>
      </w:r>
      <w:hyperlink w:anchor="kix.yskp4xfh1z3a">
        <w:r>
          <w:rPr>
            <w:color w:val="1155CC"/>
            <w:u w:val="single"/>
            <w:vertAlign w:val="superscript"/>
          </w:rPr>
          <w:t>85</w:t>
        </w:r>
      </w:hyperlink>
      <w:r>
        <w:t xml:space="preserve"> Slovensko si potrebuje udržať  a rozvinúť silnú priemyselnú základňu založenú na pokročilej výrobe a princípoch obehového hospodárstva a v tomto smere je kľúčové prepojenie na stratégie a investície EÚ v oblasti konkurencieschopnosti.</w:t>
      </w:r>
      <w:hyperlink w:anchor="kix.yukfedxcjag">
        <w:r>
          <w:rPr>
            <w:color w:val="1155CC"/>
            <w:u w:val="single"/>
            <w:vertAlign w:val="superscript"/>
          </w:rPr>
          <w:t>86</w:t>
        </w:r>
      </w:hyperlink>
      <w:r>
        <w:t xml:space="preserve"> </w:t>
      </w:r>
    </w:p>
    <w:p w14:paraId="45D0E6C0" w14:textId="77777777" w:rsidR="009417BE" w:rsidRDefault="00000000">
      <w:pPr>
        <w:spacing w:line="240" w:lineRule="auto"/>
        <w:jc w:val="both"/>
      </w:pPr>
      <w:r>
        <w:t xml:space="preserve">Cieľ znížiť 90 % emisií do roku 2040 bol v roku 2025 politicky schválený a začlenený do revízie Európskeho klimatického zákona. Európske ekonomiky musia znížiť približne 85 % emisií domácimi opatreniami, pričom do 5 % môže byť pokrytých medzinárodnými uhlíkovými kreditmi od roku 2036. S veľkou pravdepodobnosťou a napriek rezistencii a predpokladaným zložitým rokovaniam medzi členskými štátmi, Európskou komisiou a Európskym parlamentom nedôjde k podstatnej revízii záväzkov, politík a cieľov. To kladie pred Slovensko kľúčové výzvy ako bude schopné plniť národné ciele odvodené od európskych. </w:t>
      </w:r>
    </w:p>
    <w:p w14:paraId="7A314051" w14:textId="77777777" w:rsidR="009417BE" w:rsidRDefault="00000000">
      <w:pPr>
        <w:spacing w:before="240" w:after="240" w:line="240" w:lineRule="auto"/>
        <w:jc w:val="both"/>
      </w:pPr>
      <w:r>
        <w:t>Slovensko potrebuje aktívne reagovať a rozvíjať strategické plánovanie pre  plnenie cieľov  do roku 2040 a 2050 (zníženie emisií skleníkových plynov). Kľúčové bude efektívne využitie európskych štrukturálnych a investičných fondov, Modernizačného fondu a ďalších európskych zdrojov, ktoré sú však časovo obmedzené. Po roku 2027 môžeme v rámci nového viacročného finančného rámca EÚ očakávať pokles transferov. Investičné priority, ktoré nestihneme realizovať, bude potrebné neskôr financovať z vlastných zdrojov.</w:t>
      </w:r>
    </w:p>
    <w:p w14:paraId="4E7D6B32" w14:textId="77777777" w:rsidR="009417BE" w:rsidRDefault="00000000">
      <w:pPr>
        <w:spacing w:before="240" w:after="240" w:line="240" w:lineRule="auto"/>
        <w:jc w:val="both"/>
      </w:pPr>
      <w:r>
        <w:t xml:space="preserve">Analýza súčasného stavu poukazuje na to, že Slovensko stojí pred novými požiadavkami vyplývajúcimi z implementácie smernice EÚ 2024/2881 o kvalite ovzdušia, ktorá výrazne sprísňuje limity pre hlavné znečisťujúce látky, najmä PM₂.₅, NO₂ a prízemný ozón. Je potrebné zavádzať nové nástroje plánovania a riadenia kvality ovzdušia, vrátane povinnosti vypracovať od roku 2028 tzv. cestovné mapy kvality ovzdušia (z angl. </w:t>
      </w:r>
      <w:r>
        <w:rPr>
          <w:i/>
          <w:iCs/>
        </w:rPr>
        <w:t>air quality roadmaps</w:t>
      </w:r>
      <w:r>
        <w:t>) pre každú zónu alebo aglomeráciu, kde existuje riziko prekročenia sprísnených limitov. Týka sa to najmä hlavných mestských a priemyselných aglomerácií: Bratislavy, Košíc, Prešova, Žiliny, Banskej Bystrice, Nitry, Trenčína a Trnavy. Koncentrácie niektorých znečisťujúcich látok tu dlhodobo dosahujú alebo presahujú odporúčané hodnoty. Bude potrebné systematickejšie riadenie kvality ovzdušia, koordinácia opatrení v oblasti dopravy, energetiky a lokálneho vykurovania a posilnenie analytických a plánovacích kapacít na regionálnej a miestnej úrovni.</w:t>
      </w:r>
    </w:p>
    <w:p w14:paraId="3C863C19" w14:textId="77777777" w:rsidR="009417BE" w:rsidRDefault="00000000">
      <w:pPr>
        <w:spacing w:before="240" w:after="240" w:line="240" w:lineRule="auto"/>
        <w:jc w:val="both"/>
      </w:pPr>
      <w:r>
        <w:t>Zelená transformácia predstavuje nielen výzvu, ale aj príležitosť na modernizáciu ekonomiky, zlepšenie kvality života a posilnenie konkurencieschopnosti v rámci Európskej únie a globálneho trhu. Priority EÚ na roky 2024 – 2029 sú zamerané na konkurencieschopnosť, bezpečnosť a spravodlivú transformáciu s dôrazom na ďalšie znižovanie emisií skleníkových plynov, klimatickú adaptáciu, odolnosť a klimatickú neutralitu.</w:t>
      </w:r>
      <w:hyperlink w:anchor="kix.d719jtgsqsdd">
        <w:r>
          <w:rPr>
            <w:color w:val="1155CC"/>
            <w:u w:val="single"/>
            <w:vertAlign w:val="superscript"/>
          </w:rPr>
          <w:t>87</w:t>
        </w:r>
      </w:hyperlink>
      <w:r>
        <w:t xml:space="preserve"> Slovensko reaguje málo pružne a potrebuje zrýchliť adaptáciu v zelených priemyselných procesoch a technológiách, ktorá je dôležitá v tradičných odvetviach ako automobilový priemysel, výroba ocele, cementu či chemický priemysel, ako aj v oblastiach spojených s nástupom informačných technológií. Ak na tento trend nebude krajina reagovať, hrozí, že tradičné odvetvia postupne zaniknú a nové nevzniknú. </w:t>
      </w:r>
    </w:p>
    <w:p w14:paraId="04BC6A3F" w14:textId="77777777" w:rsidR="009417BE" w:rsidRDefault="00000000">
      <w:pPr>
        <w:spacing w:before="240" w:after="240" w:line="240" w:lineRule="auto"/>
        <w:jc w:val="both"/>
      </w:pPr>
      <w:r>
        <w:t xml:space="preserve">Dôležitou súčasťou transformácie je rozvíjať obehové materiálové systémy, znižovať závislosť od primárnych zdrojov a dosiahnuť k efektívnejšie využívanie surovín. Podľa údajov Eurostatu </w:t>
      </w:r>
      <w:r>
        <w:lastRenderedPageBreak/>
        <w:t>bola miera cirkulárneho využívania materiálov v roku 2024 na Slovensku 12,2 %, čo sa pohybuje blízko priemeru EÚ, ale ďaleko za lídrami ako je Holandsko s 32,7%. ​​Miera recyklácie komunálneho odpadu na Slovensku dosiahla v roku 2023 úroveň 51,3 %, čo predstavuje medziročný nárast o 1,2 percentuálneho bodu. Hoci Slovensko za posledné dve desaťročia výrazne pokročilo z nízkych hodnôt, ambície splniť cieľ 55 % do konca roka 2025 a zvýšiť mieru recyklácie na 60 % do roku 2030 narážajú na systémové bariéry.</w:t>
      </w:r>
    </w:p>
    <w:p w14:paraId="4B449A39" w14:textId="77777777" w:rsidR="009417BE" w:rsidRDefault="00000000">
      <w:pPr>
        <w:spacing w:before="240" w:after="240" w:line="240" w:lineRule="auto"/>
        <w:jc w:val="both"/>
      </w:pPr>
      <w:r>
        <w:t xml:space="preserve">Najdôležitejšou novou iniciatívou na ktorú bude treba reagovať je Európsky akt o obehovom hospodárstve, ktorého prijatie sa očakáva v roku 2026 ako súčasť Dohody o čistom priemysle. Pre Slovensko to bude znamenať silnejší tlak na  efektívne využívanie materiálov, nové požiadavky na priemyselné výrobky požiadavky na strategické verejné obstarávanie, ako aj zavádzanie inovatívnych a nízkouhlíkových riešení. </w:t>
      </w:r>
    </w:p>
    <w:p w14:paraId="21DD6469" w14:textId="77777777" w:rsidR="009417BE" w:rsidRDefault="00000000">
      <w:pPr>
        <w:spacing w:before="240" w:after="240" w:line="240" w:lineRule="auto"/>
        <w:jc w:val="both"/>
      </w:pPr>
      <w:r>
        <w:t>Dôležité bude ako sa podarí využiť nové legislatívne možnosti typu nástrojov uhlíkového vyrovnávania na hraniciach a ďalšie obchodné opatrenia na ochranu konkurencieschopnosti a na podporu spravodlivej transformácie priemyslu a služieb.</w:t>
      </w:r>
    </w:p>
    <w:p w14:paraId="4561D29B" w14:textId="77777777" w:rsidR="009417BE" w:rsidRDefault="00000000">
      <w:pPr>
        <w:pStyle w:val="Nadpis3"/>
        <w:rPr>
          <w:color w:val="000000"/>
        </w:rPr>
      </w:pPr>
      <w:bookmarkStart w:id="272" w:name="_b80pp22rmhx7" w:colFirst="0" w:colLast="0"/>
      <w:bookmarkEnd w:id="272"/>
      <w:r>
        <w:rPr>
          <w:color w:val="000000"/>
        </w:rPr>
        <w:t xml:space="preserve">Dekarbonizovaný systém výroby energie ako podmienka  konkurencieschopnosti  </w:t>
      </w:r>
    </w:p>
    <w:p w14:paraId="54D96291" w14:textId="77777777" w:rsidR="009417BE" w:rsidRDefault="00000000">
      <w:pPr>
        <w:pStyle w:val="Nadpis1"/>
        <w:spacing w:before="0" w:after="0"/>
        <w:jc w:val="both"/>
        <w:rPr>
          <w:b/>
          <w:bCs/>
          <w:sz w:val="22"/>
          <w:szCs w:val="22"/>
        </w:rPr>
      </w:pPr>
      <w:bookmarkStart w:id="273" w:name="_de9skik5bfb4" w:colFirst="0" w:colLast="0"/>
      <w:bookmarkEnd w:id="273"/>
      <w:r>
        <w:rPr>
          <w:b/>
          <w:bCs/>
          <w:sz w:val="22"/>
          <w:szCs w:val="22"/>
        </w:rPr>
        <w:t xml:space="preserve"> </w:t>
      </w:r>
    </w:p>
    <w:p w14:paraId="32A741D9" w14:textId="77777777" w:rsidR="009417BE" w:rsidRDefault="00000000">
      <w:pPr>
        <w:jc w:val="both"/>
      </w:pPr>
      <w:r>
        <w:t>Predpokladá sa, že vo vyspelých priemyselných krajinách bude elektrina do roku 2050 tvoriť takmer 50% konečnej spotreby energie.</w:t>
      </w:r>
      <w:hyperlink w:anchor="kix.1up44tdvvus1">
        <w:r>
          <w:rPr>
            <w:color w:val="1155CC"/>
            <w:u w:val="single"/>
            <w:vertAlign w:val="superscript"/>
          </w:rPr>
          <w:t>88</w:t>
        </w:r>
      </w:hyperlink>
      <w:r>
        <w:t xml:space="preserve"> Krajiny, ktoré nebudú schopné  zabezpečiť stabilnú, dostupnú a nízkouhlíkovú výrobu elektrickej energie, budú v dlhodobom horizonte čeliť zásadnému oslabeniu svojej ekonomickej konkurencieschopnosti. Slovensko potrebuje rozvíjať využívanie elektriny ako základnej infraštruktúry svojej ekonomiky. Od priemyselnej výroby cez digitalizáciu až po dopravu a vykurovanie. Nedávne a prebiehajúce krízy spojené s konfliktami na Ukrajine a v Iráne ukazujú na potrebu akcelerácie elektrifikácie. Inak môže nedostatok spoľahlivých a cenovo dostupných zdrojov elektriny viesť k odlivu investícií, technologickému zaostávaniu a postupnej strate pozície Slovenska v priemysle a službách. Energetická kapacita a stabilita elektrickej sústavy predstavujú jeden z kľúčových faktorov dlhodobej prosperity krajiny.</w:t>
      </w:r>
    </w:p>
    <w:p w14:paraId="5595EE42" w14:textId="77777777" w:rsidR="009417BE" w:rsidRDefault="009417BE">
      <w:pPr>
        <w:jc w:val="both"/>
      </w:pPr>
    </w:p>
    <w:p w14:paraId="73E23E4D" w14:textId="77777777" w:rsidR="009417BE" w:rsidRDefault="00000000">
      <w:pPr>
        <w:jc w:val="both"/>
      </w:pPr>
      <w:r>
        <w:t>Slovensko pomaly, ale iste smeruje k nízkouhlíkovému systému výroby energie. Významným míľnikom bol rok 2023, keď krajina ukončila ťažbu a spaľovanie uhlia v regióne Horná Nitra, čím sa znížili emisie približne o 1,2 milióna ton CO₂ ročne (približne 4 % národných emisií).</w:t>
      </w:r>
      <w:hyperlink w:anchor="kix.p3lyd9ms8u35">
        <w:r>
          <w:rPr>
            <w:color w:val="1155CC"/>
            <w:u w:val="single"/>
            <w:vertAlign w:val="superscript"/>
          </w:rPr>
          <w:t>89</w:t>
        </w:r>
      </w:hyperlink>
      <w:r>
        <w:t xml:space="preserve"> Slovenský energetický systém je zároveň stabilizovaný vysokým podielom jadrovej energie. Jadrové elektrárne dnes produkujú približne 60 % elektriny na Slovensku, čo radí krajinu medzi štáty s najvyšším podielom jadra v Európe. Popri jadrových zdrojoch rastie aj význam obnoviteľných zdrojov energie. V roku 2023 dosiahol podiel obnoviteľných zdrojov na celkovej spotrebe elektriny 24,2 %. </w:t>
      </w:r>
      <w:hyperlink w:anchor="kix.u9rqjzbpyjwu">
        <w:r>
          <w:rPr>
            <w:color w:val="1155CC"/>
            <w:u w:val="single"/>
            <w:vertAlign w:val="superscript"/>
          </w:rPr>
          <w:t>90</w:t>
        </w:r>
      </w:hyperlink>
      <w:r>
        <w:t xml:space="preserve">  </w:t>
      </w:r>
    </w:p>
    <w:p w14:paraId="497D187E" w14:textId="77777777" w:rsidR="009417BE" w:rsidRDefault="009417BE">
      <w:pPr>
        <w:jc w:val="both"/>
        <w:rPr>
          <w:sz w:val="24"/>
          <w:szCs w:val="24"/>
        </w:rPr>
      </w:pPr>
    </w:p>
    <w:p w14:paraId="5F2171D0" w14:textId="2E836816" w:rsidR="009417BE" w:rsidRDefault="00000000">
      <w:pPr>
        <w:jc w:val="both"/>
      </w:pPr>
      <w:r>
        <w:t xml:space="preserve">Bude potrebné optimalizovať jadrové zdroje na podmienky Slovenska a doplniť ich rýchlou expanziou obnoviteľných zdrojov energie a systémov skladovania energie. Otázkou  je intenzívnejšie využívanie biometánu v rámci existujúcej infraštruktúry a výzvou je  vytvorenie infraštruktúry pre zelený a ružový vodík a s tým súvisiace ich využívanie  a postupná elektrifikácia priemyslu, mobility a vykurovania. Dôležitým predpokladom </w:t>
      </w:r>
      <w:r>
        <w:lastRenderedPageBreak/>
        <w:t xml:space="preserve">konkurencieschopnosti hospodárstva budú dlhodobo predvídateľné a konkurencieschopné ceny energie v rámci európskeho priestoru, ktoré priťahujú investície do priemyslu. Energetický sektor bude prechádzať rýchlo premenou a reagovať na trendy, ktoré smerujú k technologicky modernému systému s adekvátnou podporou technológií a využívaním umelej inteligencie. </w:t>
      </w:r>
    </w:p>
    <w:p w14:paraId="211822D0" w14:textId="77777777" w:rsidR="009417BE" w:rsidRDefault="009417BE">
      <w:pPr>
        <w:jc w:val="both"/>
      </w:pPr>
    </w:p>
    <w:p w14:paraId="35FC4EC5" w14:textId="77777777" w:rsidR="009417BE" w:rsidRDefault="00000000">
      <w:pPr>
        <w:jc w:val="both"/>
      </w:pPr>
      <w:r>
        <w:t>Slovensko existuje v rámci fungujúceho integrovaného európskeho energetického trhu, ktorý potrebuje zmeny. Štát a biznis potrebuje strategicky investovať do energetickej infraštruktúry a urýchliť povoľovacie  procesy v oblasti výstavby energetických sietí. Zatiaľ málo využívané nástroje pri optimalizácii spotreby sú technológie pre riadenie výroby energie, distribúcie a dopytu v prepojení s opatreniami na prevenciu energetickej chudoby.</w:t>
      </w:r>
      <w:hyperlink w:anchor="kix.2bjbl1wolar7">
        <w:r>
          <w:rPr>
            <w:color w:val="1155CC"/>
            <w:u w:val="single"/>
            <w:vertAlign w:val="superscript"/>
          </w:rPr>
          <w:t>91</w:t>
        </w:r>
      </w:hyperlink>
      <w:r>
        <w:t xml:space="preserve"> </w:t>
      </w:r>
    </w:p>
    <w:p w14:paraId="2B66A0CD" w14:textId="77777777" w:rsidR="009417BE" w:rsidRDefault="00000000">
      <w:pPr>
        <w:pStyle w:val="Nadpis3"/>
        <w:rPr>
          <w:i/>
          <w:iCs/>
          <w:color w:val="000000"/>
        </w:rPr>
      </w:pPr>
      <w:bookmarkStart w:id="274" w:name="_b9xdpec2jmh2" w:colFirst="0" w:colLast="0"/>
      <w:bookmarkEnd w:id="274"/>
      <w:r>
        <w:rPr>
          <w:color w:val="000000"/>
        </w:rPr>
        <w:t>Zelená transformácia založená na princípoch regionálnej a sociálnej súdržnosti</w:t>
      </w:r>
    </w:p>
    <w:p w14:paraId="1B33AC05" w14:textId="77777777" w:rsidR="009417BE" w:rsidRDefault="00000000">
      <w:pPr>
        <w:spacing w:before="240" w:after="240"/>
        <w:jc w:val="both"/>
      </w:pPr>
      <w:r>
        <w:t xml:space="preserve">Analýza súčasného stavu naznačuje, že Slovensko zatiaľ nevyužíva v plnej miere potenciál zelenej transformácie na znižovanie regionálnych rozdielov a posilnenie hospodárskej odolnosti regiónov. Podpora transformácie je zatiaľ fragmentovaná a len čiastočne prepojená s nástrojmi sociálnej ochrany a regionálneho rozvoja. Mechanizmy spravodlivej transformácie (z angl. </w:t>
      </w:r>
      <w:r>
        <w:rPr>
          <w:i/>
          <w:iCs/>
        </w:rPr>
        <w:t>Just Transition</w:t>
      </w:r>
      <w:r>
        <w:t>), ktoré majú zmierňovať sociálne dopady klimatických politík, zostávajú v implementačnej fáze a ich dlhodobé financovanie bude závisieť od kombinácie európskych a národných zdrojov.</w:t>
      </w:r>
    </w:p>
    <w:p w14:paraId="285B0399" w14:textId="77777777" w:rsidR="009417BE" w:rsidRDefault="00000000">
      <w:pPr>
        <w:jc w:val="both"/>
      </w:pPr>
      <w:r>
        <w:t>Zelenú transformáciu je potrebné stavať na princípoch regionálnej a sociálnej súdržnosti, ktorá predchádza rastu regionálnych rozdielov a sociálnym napätiam.</w:t>
      </w:r>
      <w:hyperlink w:anchor="kix.vvuhrtuz2684">
        <w:r>
          <w:rPr>
            <w:color w:val="1155CC"/>
            <w:u w:val="single"/>
            <w:vertAlign w:val="superscript"/>
          </w:rPr>
          <w:t>92</w:t>
        </w:r>
      </w:hyperlink>
      <w:r>
        <w:t xml:space="preserve"> Ak sa pozrieme na oblasť emisií z budov, síce sa za uplynulé roky pokročilo, realizácia zmien však bude zároveň čoraz nákladnejšia. Súčasne vidíme veľké rozdiely medzi Bratislavským krajom a zvyškom Slovenska. Je pravdepodobné, že z existujúceho potenciálu tvorby pracovných miest v zelených a digitálnych odvetviach budú primárne ťažiť mestá a viac rozvinuté regióny. </w:t>
      </w:r>
    </w:p>
    <w:p w14:paraId="46A5DEDF" w14:textId="77777777" w:rsidR="009417BE" w:rsidRDefault="009417BE">
      <w:pPr>
        <w:jc w:val="both"/>
      </w:pPr>
    </w:p>
    <w:p w14:paraId="6463E621" w14:textId="77777777" w:rsidR="009417BE" w:rsidRDefault="00000000">
      <w:pPr>
        <w:jc w:val="both"/>
      </w:pPr>
      <w:r>
        <w:t>Slovensko má v oblasti ochrany životného prostredia v kontexte mitigácie a adaptácie na zmenu klímy pred sebou tri možné prístupy. Pasívny, subverzívny a aktívny. Pasívny znamená stavanie si minimalistických cieľov a mechanické plnenie našich záväzkov v rámci OSN a EÚ. Subverzívny znamená odďaľovanie a spomaľovanie nevyhnutných politických a legislatívnych krokov, blokovanie prijímania rozhodnutí, spochybňovanie už prijatých opatrení a nedostatok dôrazu na implementáciu. Analýza globálnych a európskych trendov poukazuje na potrebu tretieho aktívneho prístupu. To znamená zmeniť filozofiu z pasívneho prijímateľa zmien na ich aktívneho spolutvorcu a zvýšenie dôrazu na rýchlu implementáciu.</w:t>
      </w:r>
    </w:p>
    <w:p w14:paraId="67806703" w14:textId="77777777" w:rsidR="009417BE" w:rsidRDefault="00000000">
      <w:pPr>
        <w:pStyle w:val="Nadpis2"/>
      </w:pPr>
      <w:bookmarkStart w:id="275" w:name="_k8e4iime9z13" w:colFirst="0" w:colLast="0"/>
      <w:bookmarkEnd w:id="275"/>
      <w:r>
        <w:rPr>
          <w:b/>
          <w:bCs/>
        </w:rPr>
        <w:t>Moderný štát</w:t>
      </w:r>
    </w:p>
    <w:p w14:paraId="43FCD4ED" w14:textId="77777777" w:rsidR="009417BE" w:rsidRDefault="00000000">
      <w:pPr>
        <w:pStyle w:val="Nadpis3"/>
        <w:jc w:val="both"/>
        <w:rPr>
          <w:color w:val="000000"/>
        </w:rPr>
      </w:pPr>
      <w:bookmarkStart w:id="276" w:name="_sgf7xcc9om2o" w:colFirst="0" w:colLast="0"/>
      <w:bookmarkEnd w:id="276"/>
      <w:r>
        <w:rPr>
          <w:color w:val="000000"/>
        </w:rPr>
        <w:t>Efektívna architektúra a profesionálna správa štátu</w:t>
      </w:r>
    </w:p>
    <w:p w14:paraId="55816515" w14:textId="77777777" w:rsidR="009417BE" w:rsidRDefault="00000000">
      <w:pPr>
        <w:jc w:val="both"/>
      </w:pPr>
      <w:r>
        <w:t xml:space="preserve"> </w:t>
      </w:r>
    </w:p>
    <w:p w14:paraId="600FC06D" w14:textId="77777777" w:rsidR="009417BE" w:rsidRDefault="00000000">
      <w:pPr>
        <w:jc w:val="both"/>
      </w:pPr>
      <w:r>
        <w:lastRenderedPageBreak/>
        <w:t xml:space="preserve">Súčasná organizačná štruktúra verejnej správy je charakterizovaná vysokou mierou fragmentácie. Len na lokálnej úrovni je to existencia takmer troch tisícok obcí, čo radí Slovensko spolu s Českom a Francúzskom k trom najviac fragmentovaným krajinám v Európe. K tomu je potrebné pripočítať stovky rozpočtových a príspevkových organizácií, ktoré tak spolu generujú neúmerne vysoké transakčné náklady na zabezpečenie podporných procesov. Vo výsledku dochádza k plytvaniu zdrojmi jednak v dôsledku duplicity množstva agend, tak aj vo viazaní kapitálu v nedostatočne využívanej obecnej infraštruktúre. </w:t>
      </w:r>
    </w:p>
    <w:p w14:paraId="575601B8" w14:textId="77777777" w:rsidR="009417BE" w:rsidRDefault="009417BE">
      <w:pPr>
        <w:jc w:val="both"/>
      </w:pPr>
    </w:p>
    <w:p w14:paraId="198CCDCE" w14:textId="77777777" w:rsidR="009417BE" w:rsidRDefault="00000000">
      <w:pPr>
        <w:jc w:val="both"/>
      </w:pPr>
      <w:r>
        <w:t xml:space="preserve">Vysoká ekonomická náročnosť takto fragmentovaného systému je sprevádzaná nízkou inštitucionálnou kapacitou a obmedzenou, miestami chýbajúcou politickou súťažou. Viac ako 1400 obcí má menej ako 10 zamestnancov. V prípade starostov a primátorov kandidoval v roku 2018 jeden kandidát v 29 % obcí. V roku 2022 v 11 % obcí kandidoval rovnaký počet kandidátov na poslancov obecného zastupiteľstva, ako bolo potrebné zvoliť. V oboch prípadoch sa tento jav týkal predovšetkým najmenších obcí. </w:t>
      </w:r>
    </w:p>
    <w:p w14:paraId="49C02922" w14:textId="77777777" w:rsidR="009417BE" w:rsidRDefault="009417BE">
      <w:pPr>
        <w:jc w:val="both"/>
      </w:pPr>
    </w:p>
    <w:p w14:paraId="6BF6DA43" w14:textId="77777777" w:rsidR="009417BE" w:rsidRDefault="00000000">
      <w:pPr>
        <w:jc w:val="both"/>
      </w:pPr>
      <w:r>
        <w:t>Absencia politickej súťaže nie jediným dôsledkom fragmentácie. Obyvatelia obcí v zázemí miest nemôžu aktívne ovplyvňovať dianie v miestach, kde pracujú, kam ich deti chodia do školy alebo kde trávia voľný čas. Volia si síce vlastných politických zástupcov, ktorí spravujú ich bydliská, ale na tých, ktorí pre nich a ich deti zabezpečujú verejné služby, nemajú v prípade nespokojnosti žiaden dosah. Opačným smerom zase mestá, ktoré sú prirodzenými centrami svojich regiónov, nedokážu aktívne ovplyvniť dianie vo svojom najbližšom okolí, aj keď sa s jeho následkami budú musieť vysporiadať často na vlastné náklady. Centrálne sídla sú totiž poskytovateľmi verejných služieb pre obyvateľov zázemia, ktorí sa však na ich financovaní nepodieľajú. Mnohé mestá tak zápasia s dôsledkami suburbanizácie. Tej z dôvodov politickej a správnej fragmentácie, chýbajúcich kompetencií a nástrojov na správu širšieho územia nevedia aktívne čeliť.</w:t>
      </w:r>
    </w:p>
    <w:p w14:paraId="78201F2B" w14:textId="77777777" w:rsidR="009417BE" w:rsidRDefault="009417BE">
      <w:pPr>
        <w:jc w:val="both"/>
      </w:pPr>
    </w:p>
    <w:p w14:paraId="0358A4F1" w14:textId="77777777" w:rsidR="009417BE" w:rsidRDefault="00000000">
      <w:pPr>
        <w:jc w:val="both"/>
      </w:pPr>
      <w:r>
        <w:t>Vysoká fragmentácia a nízka kapacita obcí bráni efektívnemu toku dát a sťažuje implementáciu jednotných štandardov pre poskytované služby. Zákonné možnosti na zníženie negatívnych dopadov fragmentácie (napr. spoločné obecné úrady) nie sú napriek ich potvrdeným prínosom využívané v dostatočnej miere.</w:t>
      </w:r>
    </w:p>
    <w:p w14:paraId="7ABC6FD0" w14:textId="77777777" w:rsidR="009417BE" w:rsidRDefault="00000000">
      <w:pPr>
        <w:jc w:val="both"/>
      </w:pPr>
      <w:r>
        <w:t xml:space="preserve"> </w:t>
      </w:r>
    </w:p>
    <w:p w14:paraId="2A1A7C98" w14:textId="77777777" w:rsidR="009417BE" w:rsidRDefault="00000000">
      <w:pPr>
        <w:jc w:val="both"/>
      </w:pPr>
      <w:r>
        <w:t>Na centrálnej úrovni sa správa vecí verejných na Slovensku vyznačuje silným rezortizmom, čo bráni efektívnemu riešeniu prierezových problémov a politík. Politický cyklus a snaha o rýchle doručovanie uchopiteľných výsledkov dominuje nad strategickým a holistickým prístupom k riešeniu spoločenských problémov. To vedie k fragmentácii investícií a ich smerovaniu ku krátkodobým cieľom a zároveň nízkemu vplyvu uskutočňovaných verejných politík. Rezortizmus a  fragmentácia systému verejnej správy sa prejavuje v chýbajúcom prehľade o expertíze, ktorou jednotlivé rezorty a iné orgány verejnej správy disponujú, čo komplikuje hľadanie relevantných partnerov pri riešení prierezových tém. Absencia silného koordinačného centra (centrum vládnutia) znižuje schopnosť štátu presadzovať a realizovať nevyhnutné reformy postavené na dátach, ktoré sú potrebné pre ekonomický rast a ďalší rozvoj Slovenska. Podobné problémy s kvalitou a koordináciou rozhodovania nachádzame aj na ostatných úrovniach verejnej správy a verejných inštitúcií.</w:t>
      </w:r>
    </w:p>
    <w:p w14:paraId="552A9AC6" w14:textId="77777777" w:rsidR="009417BE" w:rsidRDefault="00000000">
      <w:pPr>
        <w:jc w:val="both"/>
      </w:pPr>
      <w:r>
        <w:t xml:space="preserve"> </w:t>
      </w:r>
    </w:p>
    <w:p w14:paraId="5E8089AD" w14:textId="77777777" w:rsidR="009417BE" w:rsidRDefault="00000000">
      <w:pPr>
        <w:jc w:val="both"/>
      </w:pPr>
      <w:r>
        <w:lastRenderedPageBreak/>
        <w:t>Súčasný model usporiadania verejnej správy vychádza z predpokladu, že štát spolu s krajmi a obcami musí byť primárnym vykonávateľom väčšiny služieb, čomu zodpovedá aj rozdelenie kompetencií medzi jednotlivé úrovne verejnej správy. Tento prístup pri komplexných problémoch vedie k ich preťaženiu, k inovačnej stagnácii a nízkej nákladovej efektivite. Štát, vyššie územné celky a obce potom nedokážu efektívne využívať synergie s trhom a občianskym sektorom, čo limituje ich schopnosť doručovať moderné riešenia pre občana.</w:t>
      </w:r>
    </w:p>
    <w:p w14:paraId="042E9355" w14:textId="77777777" w:rsidR="009417BE" w:rsidRDefault="00000000">
      <w:pPr>
        <w:jc w:val="both"/>
      </w:pPr>
      <w:r>
        <w:t xml:space="preserve"> </w:t>
      </w:r>
    </w:p>
    <w:p w14:paraId="09D6E36C" w14:textId="77777777" w:rsidR="009417BE" w:rsidRDefault="00000000">
      <w:pPr>
        <w:jc w:val="both"/>
      </w:pPr>
      <w:r>
        <w:t>Kompetenčná hmla, keď sa vlastníctvo kľúčových politík (doprava, sociálne veci, školstvo) stráca v prekrytí medzi štátom, samosprávnymi krajmi a obcami, sa tak vďaka možnosti prehadzovania zodpovednosti stáva systémovou prekážkou rozvoja územia a zlepšovania kvality života. Orgány verejnej moci často trpia „administratívnym formalizmom“. Zverené vecné kompetencie samosprávy mnohokrát vnímajú z pohľadu potreby zabezpečiť ich prítomnosť alebo prevádzku (základná škola, škôlka, kultúrny dom), pričom odpočtovateľné plnenie pôvodne zamýšľaných cieľov ostáva mimo zreteľa nimi vykonávaných verejných politík. Administratívne kompetencie sú často vnímané ako bremeno (povinnosť vydať rozhodnutie alebo konať) a nie ako nástroj na tvorbu a vynucovanie pravidiel a formovanie kvality života a ekonomického rozvoja zvereného územia.</w:t>
      </w:r>
    </w:p>
    <w:p w14:paraId="13DF5AE9" w14:textId="77777777" w:rsidR="009417BE" w:rsidRDefault="00000000">
      <w:pPr>
        <w:jc w:val="both"/>
      </w:pPr>
      <w:r>
        <w:t xml:space="preserve"> </w:t>
      </w:r>
    </w:p>
    <w:p w14:paraId="7AAF6AB7" w14:textId="77777777" w:rsidR="009417BE" w:rsidRDefault="00000000">
      <w:pPr>
        <w:jc w:val="both"/>
      </w:pPr>
      <w:r>
        <w:t>Samostatnú kategóriu tvorí vrstvenie kompetencií pri správe území. Tento problém je najvýraznejší v Bratislave a Košiciach, kde okrem správnych „vrstiev“ mesta a samosprávneho kraja existuje ešte tretia – vrstva mestských častí. Už tak nejasná zodpovednosť za jednotlivé kompetencie medzi obcou/mestom a samosprávnym krajom dostáva nový rozmer v náročnosti priradenia zodpovednosti mestu alebo mestskej časti, ktoré sa navyše prípad od prípadu môže líšiť.</w:t>
      </w:r>
    </w:p>
    <w:p w14:paraId="369DF906" w14:textId="77777777" w:rsidR="009417BE" w:rsidRDefault="009417BE">
      <w:pPr>
        <w:jc w:val="both"/>
      </w:pPr>
    </w:p>
    <w:p w14:paraId="65672F79" w14:textId="77777777" w:rsidR="009417BE" w:rsidRDefault="00000000">
      <w:pPr>
        <w:jc w:val="both"/>
      </w:pPr>
      <w:r>
        <w:t>Vo vzťahu k fungovaniu verejnej správy sa dlhodobo zdôrazňuje, že správa vecí verejných má byť predovšetkým efektívna, pričom sa myslí najmä lacná. Táto skreslená predstava je v skutočnosti dlhodobo neudržateľná. V prostredí napätých verejných rozpočtov, globálnej súťaže o talenty a prebiehajúcej digitálnej transformácie sa lacný a minimalizovaný štát stáva najdrahším riešením. Nižšie náklady sa neprejavujú len v ušetrených mzdách, ale aj v stratách spôsobených nekvalitnými zákonmi, neefektívnymi investíciami a nutnosťou nakupovať drahé externé konzultačné služby.</w:t>
      </w:r>
    </w:p>
    <w:p w14:paraId="42951C0F" w14:textId="77777777" w:rsidR="009417BE" w:rsidRDefault="009417BE">
      <w:pPr>
        <w:jc w:val="both"/>
      </w:pPr>
    </w:p>
    <w:p w14:paraId="6D6242E3" w14:textId="77777777" w:rsidR="009417BE" w:rsidRDefault="00000000">
      <w:pPr>
        <w:jc w:val="both"/>
      </w:pPr>
      <w:r>
        <w:t>Štátna a špeciálne verejná správa dlhodobo nedokáže zaplatiť talenty a ponúknuť im zaujímavé pracovné prostredie. Práca pre štát alebo vo verejnom sektore preto stráca medzi talentami na atraktívnosti. Chýbajúca konkurencieschopnosť voči súkromnému sektoru (najmä v regionálnych centrách a v Bratislave), pravidelné plošné zoštíhľovanie a absentujúca politika práce s ľudským kapitálom štátu dlhodobo neumožňuje dosahovať stanovené ciele v zvyšovaní kvality života obyvateľov.</w:t>
      </w:r>
    </w:p>
    <w:p w14:paraId="6DACFDB1" w14:textId="77777777" w:rsidR="009417BE" w:rsidRDefault="00000000">
      <w:pPr>
        <w:pStyle w:val="Nadpis3"/>
        <w:jc w:val="both"/>
        <w:rPr>
          <w:color w:val="000000"/>
        </w:rPr>
      </w:pPr>
      <w:bookmarkStart w:id="277" w:name="_944lzcpx7ae" w:colFirst="0" w:colLast="0"/>
      <w:bookmarkEnd w:id="277"/>
      <w:r>
        <w:rPr>
          <w:color w:val="000000"/>
        </w:rPr>
        <w:t xml:space="preserve">Digitálny štát a rozhodovanie založené na dôkazoch </w:t>
      </w:r>
    </w:p>
    <w:p w14:paraId="208D59A0" w14:textId="77777777" w:rsidR="009417BE" w:rsidRDefault="00000000">
      <w:pPr>
        <w:jc w:val="both"/>
      </w:pPr>
      <w:r>
        <w:t xml:space="preserve">Digitálna štátna správa (tzv. </w:t>
      </w:r>
      <w:r>
        <w:rPr>
          <w:i/>
          <w:iCs/>
        </w:rPr>
        <w:t>e-government</w:t>
      </w:r>
      <w:r>
        <w:t xml:space="preserve">) na Slovensku digitalizovala existujúcu byrokraciu namiesto toho, aby zásadne zjednodušila jej procesy. Vzniklo množstvo jednoúčelových informačných systémov, ktoré len s ťažkosťami umožňujú prepojenie s údajmi obsiahnutých </w:t>
      </w:r>
      <w:r>
        <w:lastRenderedPageBreak/>
        <w:t xml:space="preserve">v iných informačných systémoch často tej istej organizácie. Spájanie údajov potrebných pre efektívne riadenie organizácie v mnohých prípadoch prebieha v externých aplikáciách alebo tabuľkových procesoroch. </w:t>
      </w:r>
    </w:p>
    <w:p w14:paraId="69B41F5F" w14:textId="77777777" w:rsidR="009417BE" w:rsidRDefault="009417BE">
      <w:pPr>
        <w:jc w:val="both"/>
      </w:pPr>
    </w:p>
    <w:p w14:paraId="3E246DF5" w14:textId="77777777" w:rsidR="009417BE" w:rsidRDefault="00000000">
      <w:pPr>
        <w:jc w:val="both"/>
      </w:pPr>
      <w:r>
        <w:t xml:space="preserve">Tento nesystémový prístup spojený s rezortnou uzavretosťou sa pretavil do izolovaných dátových ostrovov, kde si inštitúcie vymieňajú dokumenty namiesto dát. Napriek značným investíciám do e-governmentu je dnes podnikanie na Slovensku ešte stále zaťažené manuálnym výkazníctvom a neustálym nahlasovaním zmien do rôznych portálov. Občan a podnikateľ je často nútený vystupovať ako „poštár“ medzi inštitúciami v digitálnom priestore. Situácia sa však v niekoľkých posledných rokoch zmenila. V prípade niektorých životných situácií (napr. narodenie dieťaťa alebo prepis vozidla) už štát nečaká na iniciatívu občana, ale sám proaktívne reaguje prípadne umožňuje agendu vykonávať vo veľkej miere elektronicky.  </w:t>
      </w:r>
    </w:p>
    <w:p w14:paraId="169B1FCE" w14:textId="77777777" w:rsidR="009417BE" w:rsidRDefault="00000000">
      <w:pPr>
        <w:jc w:val="both"/>
      </w:pPr>
      <w:r>
        <w:t xml:space="preserve"> </w:t>
      </w:r>
    </w:p>
    <w:p w14:paraId="581FE678" w14:textId="77777777" w:rsidR="009417BE" w:rsidRDefault="00000000">
      <w:pPr>
        <w:jc w:val="both"/>
      </w:pPr>
      <w:r>
        <w:t xml:space="preserve">Už viac ako desaťročie hovorí súkromný sektor o dátach ako o „novej rope“ a snaží sa prostredníctvom nich maximalizovať zisk. Slovensko stále nedokázalo v dátach, ktoré vlastní a generuje, objaviť potenciál pre svoj budúci rast a maximalizáciu blahobytu svojich občanov. Slovensko doteraz nemá jednotnú dátovú politiku, ktorá by umožňovala efektívny zber, spracovanie a vyhodnocovanie dát. Množstvo údajov potrebných pre rozhodnutia sa dnes stále uchováva a spracováva v analógovej podobe, prípadne vo formátoch nevhodných pre ďalšie automatizované spracovanie, a teda takmer bez možnosti ich ďalšieho využitia. V mnohých prípadoch týmto údajom nie je pripisovaná ďalšia analytická hodnota. Verejná správa disponuje množstvom informácií, ktoré sú však v neštruktúrovaných formátoch, čo znemožňuje ich hromadné vyhodnocovanie. Dáta sú dnes v slovenskej verejnej správe fragmentované, uzavreté v rezortných silách chránené pred použitím. Ich potenciál pre analýzu a tvorbu efektívnejších politík je nevyužitý. Európska regulácia na ochranu dát (GDPR) sa stala takmer všemocným zaklínadlom pre zastavenie akejkoľvek dátovej spolupráce medzi jednotlivými orgánmi verejnej moci bez ohľadu na možný prínos pre kvalitu života občanov plynúci z adresnejších, prípadne „na mieru šitých“ opatrení a politík.  </w:t>
      </w:r>
    </w:p>
    <w:p w14:paraId="5AD9721E" w14:textId="77777777" w:rsidR="009417BE" w:rsidRDefault="00000000">
      <w:pPr>
        <w:jc w:val="both"/>
      </w:pPr>
      <w:r>
        <w:t xml:space="preserve"> </w:t>
      </w:r>
    </w:p>
    <w:p w14:paraId="62FBD1A5" w14:textId="77777777" w:rsidR="009417BE" w:rsidRDefault="00000000">
      <w:pPr>
        <w:jc w:val="both"/>
      </w:pPr>
      <w:r>
        <w:t>Politické rozhodovanie na Slovensku trpí deficitom odborných podkladov, čo v konečnom dôsledku vedie k nepredvídateľnosti legislatívneho prostredia. Potreba zmierniť tento problém sa pretavila do budovania kvalitných rezortných analytických jednotiek prípadne ich ekvivalentov v samospráve. Tieto sa nepodarilo v potrebnom rozsahu a s dostatočnými kapacitami etablovať na všetkých rezortoch a samosprávach, prípadne nie sú štandardnou súčasťou tvorby politík. Problém predstavuje aj nedostatočná dátová základňa, keď verejná správa nedisponuje vhodnými údajmi potrebnými pre podporu rozhodnutia a zároveň rezignovala na snahu tieto údaje získať. Bez relevantných údajov a dopadových analýz nie je možné robiť dostatočne kvalifikované rozhodnutia.</w:t>
      </w:r>
    </w:p>
    <w:p w14:paraId="71A6A498" w14:textId="77777777" w:rsidR="009417BE" w:rsidRDefault="00000000">
      <w:pPr>
        <w:jc w:val="both"/>
      </w:pPr>
      <w:r>
        <w:t xml:space="preserve"> </w:t>
      </w:r>
    </w:p>
    <w:p w14:paraId="21054C83" w14:textId="77777777" w:rsidR="009417BE" w:rsidRDefault="00000000">
      <w:pPr>
        <w:jc w:val="both"/>
      </w:pPr>
      <w:r>
        <w:t xml:space="preserve">Súčasný systém doložiek vplyvov je predkladateľmi často vnímaný ako prekážka, ktorú treba formálne splniť. Výpočty dopadov sú aj vďaka nedostatočným kapacitám rezortov často nepresné, podhodnotené alebo úplne chýbajú. Zodpovedné rezorty tieto dopady len vyhodnocujú, ale nepomáhajú iným ich kvalitne pripraviť. V kontexte verejných financií často uvádzajú nepravdivý, nulový dopad na rozpočet verejnej správy. Systémovou dierou je možnosť obchádzať tento proces cez poslanecké návrhy a pozmeňujúce návrhy v pléne </w:t>
      </w:r>
      <w:r>
        <w:lastRenderedPageBreak/>
        <w:t>Národnej rady SR. Tento stav nezriedka vedie k prijímaniu zákonov s nepredvídateľnými nákladmi pre rozpočet, podnikateľské prostredie a aj občanov.</w:t>
      </w:r>
    </w:p>
    <w:p w14:paraId="635509A4" w14:textId="77777777" w:rsidR="009417BE" w:rsidRDefault="00000000">
      <w:pPr>
        <w:pStyle w:val="Nadpis3"/>
        <w:jc w:val="both"/>
        <w:rPr>
          <w:b/>
          <w:bCs/>
          <w:color w:val="000000"/>
        </w:rPr>
      </w:pPr>
      <w:bookmarkStart w:id="278" w:name="_47n70erhdzxa" w:colFirst="0" w:colLast="0"/>
      <w:bookmarkEnd w:id="278"/>
      <w:r>
        <w:rPr>
          <w:color w:val="000000"/>
        </w:rPr>
        <w:t>Strategické investície a efektívne verejné obstarávanie</w:t>
      </w:r>
    </w:p>
    <w:p w14:paraId="505FC06E" w14:textId="77777777" w:rsidR="009417BE" w:rsidRDefault="00000000">
      <w:pPr>
        <w:jc w:val="both"/>
      </w:pPr>
      <w:r>
        <w:t>Súčasný systém verejného obstarávania sa venuje predovšetkým právnemu a procesnému prístupu k nákupu namiesto riešenia jeho ekonomických aspektov. Strach z kontroly vedie k nekritickému využívaniu kritéria najnižšej ceny. Výsledkom sú často nekvalitné stavby, neudržateľné služby a technologické zaostávanie. Len zriedkavo sa verejné obstarávanie využíva na nákup inovatívnych riešení, ktorého potenciál sa v EÚ odhaduje až na 17 percent verejných rozpočtov.</w:t>
      </w:r>
      <w:hyperlink w:anchor="kix.qbl4i222tx4y">
        <w:r>
          <w:rPr>
            <w:color w:val="1155CC"/>
            <w:u w:val="single"/>
            <w:vertAlign w:val="superscript"/>
          </w:rPr>
          <w:t>93</w:t>
        </w:r>
      </w:hyperlink>
      <w:r>
        <w:t xml:space="preserve"> Nepriznanou príčinou je často absencia strategických dokumentov, predvídateľného finančného krytia, dlhodobého plánovania výdavkov a prípravy investičných projektov zo strany inštitúcií verejnej správy, ktoré by presne zadefinovali potrebné vlastnosti pre opis predmetu zákazky. Vysoká inštitucionálna fragmentácia má za následok nedostatočné odborné kapacity potrebné pre proces verejného obstarávania. Realizácia samostatných obstarávaní zároveň neumožňuje získať prémiu v podobe množstevných zliav pri obstarávaní veľkých objemov a výnosov z rozsahu.</w:t>
      </w:r>
    </w:p>
    <w:p w14:paraId="04660C5D" w14:textId="77777777" w:rsidR="009417BE" w:rsidRDefault="00000000">
      <w:pPr>
        <w:jc w:val="both"/>
      </w:pPr>
      <w:r>
        <w:t xml:space="preserve"> </w:t>
      </w:r>
    </w:p>
    <w:p w14:paraId="59F4FB70" w14:textId="77777777" w:rsidR="009417BE" w:rsidRDefault="00000000">
      <w:pPr>
        <w:jc w:val="both"/>
      </w:pPr>
      <w:r>
        <w:t>Koncept hodnoty za peniaze je dnes na Slovensku vnímaný prevažne ako formálny kontrolný mechanizmus obmedzený na najväčšie investície a prekážka pre začatie realizácie investície. Analýzy sa často sústredia len na úvodnú investičnú fázu a spoločenský prínos, pričom chýba hĺbkové posúdenie prevádzkových nákladov a spoločenských externalít. Rozhodovanie býva politicky motivované a analytické stanovisko prichádza buď neskoro alebo je tendenčné. Tým sa stráca jeho schopnosť reálne ovplyvniť alternatívy projektu a priniesť vyššiu verejnú hodnotu. Kým na centrálnej úrovni bol koncept hodnoty za peniaze etablovaný, na úrovni miestnej a regionálnej samosprávy je dnes prakticky neprítomný a systematicky nevyužívaný. Rozhodovanie o investíciách alebo nákupe tovarov či služieb trpí extrémnou fragmentáciou, kritickým nedostatkom analytických kapacít a vysokou mierou politického subjektivizmu. Samosprávy sú často v pasci rôznych grantov, kde primárnym cieľom nie je riešenie reálnej lokálnej potreby alebo maximalizácia spoločenského prínosu, ale schopnosť vyčerpať dostupné externé zdroje bez ohľadu na budúcu udržateľnosť projektu. Absencia relevantného porovnania nákladov a úžitkov medzi regiónmi navyše znemožňuje identifikovať systémovú neefektivitu a bráni prenosu overených riešení z úspešnejších samospráv do zvyšku územia.</w:t>
      </w:r>
    </w:p>
    <w:p w14:paraId="265EE59C" w14:textId="77777777" w:rsidR="009417BE" w:rsidRDefault="00000000">
      <w:pPr>
        <w:pStyle w:val="Nadpis3"/>
        <w:jc w:val="both"/>
        <w:rPr>
          <w:b/>
          <w:bCs/>
          <w:color w:val="000000"/>
        </w:rPr>
      </w:pPr>
      <w:bookmarkStart w:id="279" w:name="_ftqoymkaqsq7" w:colFirst="0" w:colLast="0"/>
      <w:bookmarkEnd w:id="279"/>
      <w:r>
        <w:rPr>
          <w:color w:val="000000"/>
        </w:rPr>
        <w:t>Dostupnosť a kvalita verejných služieb</w:t>
      </w:r>
    </w:p>
    <w:p w14:paraId="219B570F" w14:textId="77777777" w:rsidR="009417BE" w:rsidRDefault="00000000">
      <w:pPr>
        <w:jc w:val="both"/>
      </w:pPr>
      <w:r>
        <w:t xml:space="preserve">Výrazná časť verejných služieb, ktorá sa týka sa bežného života obyvateľov, je zabezpečovaná miestnou samosprávou. Tá však patrí k najviac fragmentovaným v Európe, čo sa prejavuje v nízkej efektívnosti pri ich poskytovaní. Najmenšie obce spotrebujú podľa údajov za rok 2022 na vlastnú prevádzku viac ako 55% príjmov, pričom krajské mestá (okrem Bratislavy a Košíc) o čosi menej ako 10% príjmov. To znamená, že obyvatelia malých obcí majú k dispozícii oveľa menšiu časť rozpočtu ako obyvatelia veľkých miest. V spojení s nedostatočnou kapacitou obecných úradov malých obcí a absenciou štandardov výsledkov mnohých verejných služieb je tak zrejmé, že verejné služby nie sú v každej obci poskytované v rovnakej kvalite, resp. neposkytujú obyvateľom porovnateľný výsledok. V mnohých prípadoch sa tak poskytovanie verejných služieb zredukovalo na ich formálnu prítomnosť v </w:t>
      </w:r>
      <w:r>
        <w:lastRenderedPageBreak/>
        <w:t>obci. Takýto prístup spojený s neochotou obcí spájať sa (v zmysle spolupráce) kvôli poskytovaniu lepších služieb občanom sa premieta do udržiavania neefektívnej siete budov, čo odčerpáva zdroje nevyhnutné pre zabezpečenie kvality samotnej služby. Tento jav je navyše negatívne podporený rozdielnou sídelnou štruktúrou Slovenska, kde v niektorých regiónoch nie sú dostatočne veľké sídla, ktoré by zvládli produkciu zložitejších verejných služieb.</w:t>
      </w:r>
    </w:p>
    <w:p w14:paraId="5F679591" w14:textId="77777777" w:rsidR="009417BE" w:rsidRDefault="00000000">
      <w:pPr>
        <w:jc w:val="both"/>
      </w:pPr>
      <w:r>
        <w:t xml:space="preserve"> </w:t>
      </w:r>
    </w:p>
    <w:p w14:paraId="23E1C195" w14:textId="77777777" w:rsidR="009417BE" w:rsidRDefault="00000000">
      <w:pPr>
        <w:jc w:val="both"/>
      </w:pPr>
      <w:r>
        <w:t>Súčasný daňový systém vykazuje hlbokú horizontálnu nespravodlivosť, keď sa bremeno financovania verejných služieb rozkladá nerovnomerne a nepredvídateľne. Kým zamestnanci nesú plnú mieru zdanenia, právnické osoby dlhodobo využívajú vysokú mieru daňovej optimalizácie. Aj v rámci jednotlivých skupín (napr. živnostníci) existujú rozdiely v efektívnom zaťažení v závislosti od ich nákladovej štruktúry a využívania paušálnych benefitov. Tento stav, keď je poctivosť penalizovaná a schopnosť obchádzať pravidlá odmeňovaná vyšším disponibilným príjmom, narúša celospoločenskú dôveru a motiváciu k poctivému plateniu daní.</w:t>
      </w:r>
    </w:p>
    <w:p w14:paraId="26CC25CE" w14:textId="77777777" w:rsidR="009417BE" w:rsidRDefault="009417BE">
      <w:pPr>
        <w:jc w:val="both"/>
      </w:pPr>
    </w:p>
    <w:p w14:paraId="00D31DEA" w14:textId="77777777" w:rsidR="009417BE" w:rsidRDefault="00000000">
      <w:pPr>
        <w:jc w:val="both"/>
      </w:pPr>
      <w:r>
        <w:t>Miestna samospráva dlhodobo nevyužíva potenciál miestnych daní a poplatkov. Mnohé obce sa dlhodobo spoliehajú predovšetkým na podielové dane a rezignovali na aktívne zabezpečovania vlastných príjmov prostredníctvom dostupných nástrojov. Napríklad v roku 2024 vyberalo poplatok za rozvoj iba 14% obcí, pričom medzi nimi chýbalo 42 zo 71 okresných miest.</w:t>
      </w:r>
    </w:p>
    <w:p w14:paraId="3E2F57D3" w14:textId="77777777" w:rsidR="009417BE" w:rsidRDefault="00000000">
      <w:pPr>
        <w:pStyle w:val="Nadpis3"/>
        <w:jc w:val="both"/>
        <w:rPr>
          <w:b/>
          <w:bCs/>
          <w:color w:val="000000"/>
        </w:rPr>
      </w:pPr>
      <w:bookmarkStart w:id="280" w:name="_q7zxcyexwohf" w:colFirst="0" w:colLast="0"/>
      <w:bookmarkEnd w:id="280"/>
      <w:r>
        <w:rPr>
          <w:color w:val="000000"/>
        </w:rPr>
        <w:t>Spravodlivosť, integrita a právny štát</w:t>
      </w:r>
    </w:p>
    <w:p w14:paraId="39490DE0" w14:textId="77777777" w:rsidR="009417BE" w:rsidRDefault="00000000">
      <w:pPr>
        <w:jc w:val="both"/>
      </w:pPr>
      <w:r>
        <w:t>Slovenské súdnictvo uskutočnilo viaceré kroky smerujúce k posilneniu nezávislosti a transparentnosti. Tieto pozitívne snahy sú však zároveň oslabované pretrvávajúcimi dôsledkami nedoriešených korupčných káuz sudov z nedávnej minulosti, ako aj zvýšenou mierou verejných a politických útokov na súdnictvo. Kľúčovou výzvou tak zostáva stabilita inštitucionálneho rámca a schopnosť súdnictva odolávať týmto tlakom. Právne predpisy prijímané v skrátených legislatívnych konaniach narúšajú kontinuitu právneho prostredia, oslabujú jeho predvídateľnosť a sťažujú riadne fungovanie súdnictva. Prieťahy v súdnych konaniach naďalej predstavujú jeden z problémov slovenského súdnictva. Nejde pritom len o otázku individuálneho zlyhania sudcov, ale predovšetkým o systémový problém, ktorý sa neprejavuje plošne na všetkých súdoch, ale koncentruje sa v určitom okruhu súdov, najmä na niektorých prvostupňových súdoch v sídlach krajov. Tento stav súvisí s ich dlhodobým preťažením, nerovnomerným rozdelením agendy, ako aj s nedostatočným personálnym a administratívnym zabezpečením na najviac zaťažených pracoviskách. Z pohľadu právneho štátu majú prieťahy zásadný význam, keďže oslabujú efektívnosť súdnej ochrany a môžu viesť k porušeniu práva na prerokovanie veci v primeranej lehote.</w:t>
      </w:r>
    </w:p>
    <w:p w14:paraId="42A60F9C" w14:textId="77777777" w:rsidR="009417BE" w:rsidRDefault="009417BE">
      <w:pPr>
        <w:jc w:val="both"/>
      </w:pPr>
    </w:p>
    <w:p w14:paraId="77B1A737" w14:textId="77777777" w:rsidR="009417BE" w:rsidRDefault="00000000">
      <w:pPr>
        <w:jc w:val="both"/>
      </w:pPr>
      <w:r>
        <w:t xml:space="preserve">Slovenské väzenstvo je poznačené dedičstvom represívneho prístupu, keď je prioritou izolácia páchateľa namiesto jeho skutočnej nápravy. Väzenstvo je dnes vnímané najmä ako uzavretý svet, ktorému sa nedarí odsúdeným pomôcť späť do legálneho života. Ústavy so zastaranou infraštruktúrou a vysokými nákladmi na výkon trestu vytvárajú prostredie, ktoré </w:t>
      </w:r>
      <w:r>
        <w:lastRenderedPageBreak/>
        <w:t>prehlbuje kriminálne návyky namiesto toho, aby ich eliminovalo. Výsledkom je častá recidíva, ktorá spätne opäť zaťažuje celý systém.</w:t>
      </w:r>
    </w:p>
    <w:p w14:paraId="7568D71F" w14:textId="77777777" w:rsidR="009417BE" w:rsidRDefault="00000000">
      <w:pPr>
        <w:jc w:val="both"/>
      </w:pPr>
      <w:r>
        <w:t xml:space="preserve"> </w:t>
      </w:r>
    </w:p>
    <w:p w14:paraId="5211C110" w14:textId="77777777" w:rsidR="009417BE" w:rsidRDefault="00000000">
      <w:pPr>
        <w:jc w:val="both"/>
      </w:pPr>
      <w:r>
        <w:t>Na Slovensku pretrváva kultúra systémového klientelizmu, keď sú verejné zdroje pravidelne vnímané ako korisť víťaza volieb, nie ako spoločný majetok určený na rozvoj krajiny. Inštitucionálna odolnosť je oslabená netransparentnými väzbami medzi politickou mocou a súkromným sektorom, v ktorom lojalita víťazí nad odbornosťou. Kritickým problémom zostáva nízka miera reálnej vyvoditeľnosti zodpovednosti a fragmentácia kontrolných mechanizmov, ktoré generujú skôr administratívnu záťaž namiesto toho, aby korupčné správanie proaktívne a včas identifikovali. Toto sa odzrkadľuje v masívnej nedôvere občanov v štát, deformuje trhovú súťaž a prostredie a robí zo Slovenska menej predvídateľné miesto pre domáce aj zahraničné investície.</w:t>
      </w:r>
    </w:p>
    <w:p w14:paraId="0E2865F2" w14:textId="77777777" w:rsidR="009417BE" w:rsidRDefault="00000000">
      <w:pPr>
        <w:jc w:val="both"/>
      </w:pPr>
      <w:r>
        <w:t xml:space="preserve"> </w:t>
      </w:r>
    </w:p>
    <w:p w14:paraId="3EDBB44E" w14:textId="77777777" w:rsidR="009417BE" w:rsidRDefault="00000000">
      <w:pPr>
        <w:jc w:val="both"/>
      </w:pPr>
      <w:r>
        <w:t>Zložky, ktoré vynucujú právo, bojujú s absenciou kariérneho rozvoja a strednodobej a dlhodobej vízie smerovania svojich inštitúcií. Čelní predstavitelia ozbrojených zložiek, s výnimkou Prokuratúry SR, sú priamo podriadení politickému nominantovi spravidla bez vlastných základných nástrojov riadenia ako sú napr. samostatný rozpočet a personálne riadenie. Príslušná zložka je riadená centrálne z pozície ústredného orgánu štátnej správy. Vedenie príslušnej zložky vynucujúcej právo je veľmi často menené, a to vrátane nižších riadiacich funkcií. To narúša kontinuitu rozvoja a riadenie sa obmedzuje iba na riešenie operatívnych požiadaviek v krátkodobom horizonte, neprekračujúcom rozpočtový rok. Nestabilita a nepredvídateľnosť pôsobenia vedenia spôsobuje skepsu a nechuť spustenia hĺbkových a potrebných reforiem.</w:t>
      </w:r>
    </w:p>
    <w:p w14:paraId="0DA0E171" w14:textId="77777777" w:rsidR="009417BE" w:rsidRDefault="009417BE">
      <w:pPr>
        <w:jc w:val="both"/>
      </w:pPr>
    </w:p>
    <w:p w14:paraId="6FF55C01" w14:textId="77777777" w:rsidR="009417BE" w:rsidRDefault="00000000">
      <w:pPr>
        <w:jc w:val="both"/>
      </w:pPr>
      <w:r>
        <w:t>Informačné systémy zložiek vynucujúcich právo sú historickou záťažou. Boli budované postupne na rôznych platformách, často sprevádzané dlhodobou závislosťou na pôvodnom, často už nevyhovujúcom dodávateľovi (tzv.</w:t>
      </w:r>
      <w:r>
        <w:rPr>
          <w:i/>
          <w:iCs/>
        </w:rPr>
        <w:t xml:space="preserve"> vendor lock-in</w:t>
      </w:r>
      <w:r>
        <w:t>). To sťažuje efektívne zdieľanie dát a potrebnú spoluprácu naprieč týmito organizáciami.</w:t>
      </w:r>
    </w:p>
    <w:p w14:paraId="32D775CB" w14:textId="77777777" w:rsidR="009417BE" w:rsidRDefault="009417BE">
      <w:pPr>
        <w:jc w:val="both"/>
      </w:pPr>
    </w:p>
    <w:p w14:paraId="0ECEC816" w14:textId="77777777" w:rsidR="009417BE" w:rsidRDefault="00000000">
      <w:pPr>
        <w:jc w:val="both"/>
      </w:pPr>
      <w:r>
        <w:t>Vyšetrovanie trestných činov je postavené na papierovom vyšetrovacom spise vedenom podľa vyhlášky Ministerstva spravodlivosti SR, ktorý sa manuálne kopíruje. V spojení s administratívnou záťažou vo vyšetrovaní ide o neefektívny a časovo i materiálne náročný proces bez pridanej hodnoty.</w:t>
      </w:r>
    </w:p>
    <w:p w14:paraId="2DDEB794" w14:textId="77777777" w:rsidR="009417BE" w:rsidRDefault="00000000">
      <w:pPr>
        <w:jc w:val="both"/>
      </w:pPr>
      <w:r>
        <w:t xml:space="preserve"> </w:t>
      </w:r>
    </w:p>
    <w:p w14:paraId="54357C76" w14:textId="77777777" w:rsidR="009417BE" w:rsidRDefault="00000000">
      <w:pPr>
        <w:jc w:val="both"/>
      </w:pPr>
      <w:r>
        <w:t>Vysoký podiel administratívnych úkonov v každodennej činnosti policajného zboru odčerpáva kapacity, ktoré by mohli byť využité v priamom výkone služby a v preventívnej činnosti. Rozvoj modernej kybernetickej a ekonomickej kriminality predstihuje súčasné analytické a technické vybavenie zboru. Na lokálnej úrovni je bezpečnosť limitovaná kapacitami miest a obcí. Z toho vyplýva relatívne malý počet obecných polícií (pokrývajúci však takmer polovicu populácie), ktorých pôsobnosť býva obmedzená len na katastrálne územia zriaďovateľských miest a obcí, čo znemožňuje budovanie uceleného systému verejného poriadku v regiónoch.</w:t>
      </w:r>
    </w:p>
    <w:p w14:paraId="22F49096" w14:textId="77777777" w:rsidR="009417BE" w:rsidRDefault="00000000">
      <w:pPr>
        <w:pStyle w:val="Nadpis3"/>
        <w:jc w:val="both"/>
        <w:rPr>
          <w:color w:val="000000"/>
        </w:rPr>
      </w:pPr>
      <w:bookmarkStart w:id="281" w:name="_p5xcaqcsy77d" w:colFirst="0" w:colLast="0"/>
      <w:bookmarkEnd w:id="281"/>
      <w:r>
        <w:rPr>
          <w:color w:val="000000"/>
        </w:rPr>
        <w:lastRenderedPageBreak/>
        <w:t>Bezpečnosť a odolnosť spoločnosti</w:t>
      </w:r>
    </w:p>
    <w:p w14:paraId="1B5B9C8B" w14:textId="77777777" w:rsidR="009417BE" w:rsidRDefault="00000000">
      <w:pPr>
        <w:jc w:val="both"/>
      </w:pPr>
      <w:r>
        <w:t>Inštitucionálne pokrytie hybridných hrozieb na Slovensku sa vyznačuje rozdrobenosťou kompetencií, oslabenými kapacitami a absenciou centrálneho koordinačného prvku s jasnými právomocami. Zodpovednosti nefungujú ako prepojený systém a sú rozptýlené medzi viaceré rezorty a spravodajské služby. To komplikuje efektívne zdieľanie informácií aj spoločné vyhodnocovanie hrozieb a reakciu v reálnom čase. Absencia dlhodobej stratégie a nízka úroveň technologickej koordinácie medzi rezortmi vedú k tomu, že reakcia štátu býva nekoherentná a podlieha politickým vplyvom. To prehlbuje zraniteľnosť spoločnosti a oslabuje dôveryhodnosť štátu ako garanta informačnej integrity. Digitálne prostredie štátu je dnes fragmentované a nerovnomerne zabezpečené. Nedostatok expertov a prevaha reaktívneho prístupu znižujú schopnosť čeliť komplexným útokom. Slovensko navyše vykazuje vysokú zraniteľnosť voči dezinformačným kampaniam a naratívnej vojne. Chýba koordinovaná strategická komunikácia štátu a systémové vzdelávanie k mediálnej gramotnosti, čo vedie k fragmentácii spoločnosti a narúšaniu dôvery v inštitúcie.</w:t>
      </w:r>
    </w:p>
    <w:p w14:paraId="24913001" w14:textId="77777777" w:rsidR="009417BE" w:rsidRDefault="00000000">
      <w:pPr>
        <w:pStyle w:val="Nadpis3"/>
        <w:keepNext w:val="0"/>
        <w:keepLines w:val="0"/>
        <w:spacing w:before="0" w:after="0"/>
        <w:jc w:val="both"/>
        <w:rPr>
          <w:color w:val="000000"/>
          <w:sz w:val="22"/>
          <w:szCs w:val="22"/>
        </w:rPr>
      </w:pPr>
      <w:bookmarkStart w:id="282" w:name="_kvyzwnnrarwb" w:colFirst="0" w:colLast="0"/>
      <w:bookmarkEnd w:id="282"/>
      <w:r>
        <w:rPr>
          <w:color w:val="000000"/>
          <w:sz w:val="22"/>
          <w:szCs w:val="22"/>
        </w:rPr>
        <w:t xml:space="preserve"> </w:t>
      </w:r>
    </w:p>
    <w:p w14:paraId="70EB4FFB" w14:textId="77777777" w:rsidR="009417BE" w:rsidRDefault="00000000">
      <w:pPr>
        <w:jc w:val="both"/>
      </w:pPr>
      <w:r>
        <w:t>Krízové riadenie je v súčasnosti nepružné, opiera sa o zastarané procesy a trpí rozdelením kompetencií. Civilná ochrana je vnímaná skôr ako formálne plnenie zákonných povinností než ako reálna pripravenosť na krízy. Nedostatočná technologická prepojenosť, slabé materiálne vybavenie a absencia koordinovaného prístupu spôsobujú, že regióny sú pri krízových udalostiach nadmerne závislé od centrálnej úrovne riadenia.</w:t>
      </w:r>
    </w:p>
    <w:p w14:paraId="0E68442D" w14:textId="77777777" w:rsidR="009417BE" w:rsidRDefault="009417BE">
      <w:pPr>
        <w:pStyle w:val="Nadpis3"/>
        <w:keepNext w:val="0"/>
        <w:keepLines w:val="0"/>
        <w:spacing w:before="0" w:after="0"/>
        <w:jc w:val="both"/>
        <w:rPr>
          <w:color w:val="000000"/>
          <w:sz w:val="22"/>
          <w:szCs w:val="22"/>
        </w:rPr>
      </w:pPr>
      <w:bookmarkStart w:id="283" w:name="_nxgbmycz5rji" w:colFirst="0" w:colLast="0"/>
      <w:bookmarkEnd w:id="283"/>
    </w:p>
    <w:p w14:paraId="510C2CB7" w14:textId="77777777" w:rsidR="009417BE" w:rsidRDefault="00000000">
      <w:pPr>
        <w:jc w:val="both"/>
      </w:pPr>
      <w:r>
        <w:t xml:space="preserve">Ozbrojené sily Slovenskej republiky sa dlhodobo potýkajú s následkami značného investičného dlhu v oblasti modernizácie techniky a rozvoja infraštruktúry, ktorý sa postupne nabaľoval už od vzniku samostatného štátu v roku 1993. To v minulosti limitovalo schopnosť armády plnohodnotne udržiavať a rozvíjať všetky potrebné spôsobilosti. Zabezpečenie úloh vyplývajúcich z domácej legislatívy a náročných záväzkov v rámci kolektívnej obrany NATO sa stalo mimoriadne komplikovanou výzvou. V reakcii na dramatické zhoršenie bezpečnostného prostredia došlo v poslednom období k zásadnej zmene v dynamike zdrojovania obrany. Výzvou dnes zostáva zabezpečiť, aby bolo toto vynakladanie prostriedkov dlhodobo udržateľné, efektívne a maximálne transparentné. To je základným predpokladom pre budovanie dôvery verejnosti a celkovú pripravenosť obyvateľstva na potenciálne bezpečnostné krízy. Pozitívne je budovanie komplexnej odolnosti štátu prostredníctvom rozvíjajúceho sa systému Národných obranných síl. Štátu sa podarilo podchytiť zvyšujúci sa záujem obyvateľov o aktívnu prípravu na obranu vlasti, čo posilňuje nielen personálne zálohy, ale aj celkovú pripravenosť spoločnosti na krízové situácie a hybridné pôsobenie. Modernizácia armády sa dnes už nesústreďuje výhradne na nákup techniky, ale čoraz viac integruje aj civilnú zložku a celospoločenský aspekt bezpečnosti. To je nevyhnutným predpokladom pre zachovanie suverenity a stability krajiny. </w:t>
      </w:r>
    </w:p>
    <w:p w14:paraId="5B1C556D" w14:textId="77777777" w:rsidR="009417BE" w:rsidRDefault="009417BE">
      <w:pPr>
        <w:spacing w:line="240" w:lineRule="auto"/>
      </w:pPr>
    </w:p>
    <w:p w14:paraId="6906147B" w14:textId="77777777" w:rsidR="009417BE" w:rsidRDefault="009417BE">
      <w:pPr>
        <w:pStyle w:val="Nadpis1"/>
        <w:jc w:val="both"/>
      </w:pPr>
      <w:bookmarkStart w:id="284" w:name="_fn36gv7urxn" w:colFirst="0" w:colLast="0"/>
      <w:bookmarkEnd w:id="284"/>
    </w:p>
    <w:sectPr w:rsidR="009417BE">
      <w:pgSz w:w="11909" w:h="16834"/>
      <w:pgMar w:top="1440" w:right="1440" w:bottom="1440" w:left="1440"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D34AE" w14:textId="77777777" w:rsidR="006533C3" w:rsidRDefault="006533C3">
      <w:pPr>
        <w:spacing w:line="240" w:lineRule="auto"/>
      </w:pPr>
      <w:r>
        <w:separator/>
      </w:r>
    </w:p>
  </w:endnote>
  <w:endnote w:type="continuationSeparator" w:id="0">
    <w:p w14:paraId="171B5D50" w14:textId="77777777" w:rsidR="006533C3" w:rsidRDefault="00653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r:id="rId1" w:fontKey="{D5D501D8-D9B9-4EC6-A10C-FC35AE5032F4}"/>
    <w:embedBold r:id="rId2" w:fontKey="{100F7F65-F147-4BE1-98E8-2C4C2A364A46}"/>
    <w:embedItalic r:id="rId3" w:fontKey="{738BE627-7043-462A-B77F-8A9C2A786DB1}"/>
  </w:font>
  <w:font w:name="Roboto">
    <w:charset w:val="00"/>
    <w:family w:val="auto"/>
    <w:pitch w:val="variable"/>
    <w:sig w:usb0="E0000AFF" w:usb1="5000217F" w:usb2="00000021" w:usb3="00000000" w:csb0="0000019F" w:csb1="00000000"/>
    <w:embedRegular r:id="rId4" w:fontKey="{F3890649-A1FC-4963-856C-37FE7A8B830F}"/>
  </w:font>
  <w:font w:name="Calibri">
    <w:panose1 w:val="020F0502020204030204"/>
    <w:charset w:val="EE"/>
    <w:family w:val="swiss"/>
    <w:pitch w:val="variable"/>
    <w:sig w:usb0="E4002EFF" w:usb1="C200247B" w:usb2="00000009" w:usb3="00000000" w:csb0="000001FF" w:csb1="00000000"/>
    <w:embedRegular r:id="rId5" w:fontKey="{D461A6FF-40EC-439D-9FDF-881E36BB558C}"/>
  </w:font>
  <w:font w:name="Cambria">
    <w:panose1 w:val="02040503050406030204"/>
    <w:charset w:val="EE"/>
    <w:family w:val="roman"/>
    <w:pitch w:val="variable"/>
    <w:sig w:usb0="E00006FF" w:usb1="420024FF" w:usb2="02000000" w:usb3="00000000" w:csb0="0000019F" w:csb1="00000000"/>
    <w:embedRegular r:id="rId6" w:fontKey="{131D8C85-4295-400F-B4D5-47B875E939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8549" w14:textId="77777777" w:rsidR="009417BE" w:rsidRDefault="009417BE">
    <w:pPr>
      <w:jc w:val="center"/>
      <w:rPr>
        <w:rFonts w:ascii="Helvetica Neue" w:eastAsia="Helvetica Neue" w:hAnsi="Helvetica Neue" w:cs="Helvetica Neue"/>
        <w:sz w:val="6"/>
        <w:szCs w:val="6"/>
      </w:rPr>
    </w:pPr>
  </w:p>
  <w:p w14:paraId="06E33164" w14:textId="77777777" w:rsidR="009417BE" w:rsidRDefault="00000000">
    <w:pPr>
      <w:jc w:val="center"/>
      <w:rPr>
        <w:rFonts w:ascii="Helvetica Neue" w:eastAsia="Helvetica Neue" w:hAnsi="Helvetica Neue" w:cs="Helvetica Neue"/>
        <w:sz w:val="18"/>
        <w:szCs w:val="18"/>
      </w:rPr>
    </w:pPr>
    <w:r>
      <w:rPr>
        <w:rFonts w:ascii="Helvetica Neue" w:eastAsia="Helvetica Neue" w:hAnsi="Helvetica Neue" w:cs="Helvetica Neue"/>
        <w:sz w:val="18"/>
        <w:szCs w:val="18"/>
      </w:rPr>
      <w:t>Prvá pracovná verzia dokumentu vízie Slovensko 2040, 30.apríl 2026</w:t>
    </w:r>
  </w:p>
  <w:p w14:paraId="54EA8412" w14:textId="77777777" w:rsidR="009417BE" w:rsidRDefault="00000000">
    <w:pPr>
      <w:jc w:val="center"/>
      <w:rPr>
        <w:rFonts w:ascii="Helvetica Neue" w:eastAsia="Helvetica Neue" w:hAnsi="Helvetica Neue" w:cs="Helvetica Neue"/>
        <w:sz w:val="18"/>
        <w:szCs w:val="18"/>
      </w:rPr>
    </w:pPr>
    <w:r>
      <w:rPr>
        <w:rFonts w:ascii="Helvetica Neue" w:eastAsia="Helvetica Neue" w:hAnsi="Helvetica Neue" w:cs="Helvetica Neue"/>
        <w:sz w:val="18"/>
        <w:szCs w:val="18"/>
      </w:rPr>
      <w:t>Dokument nie je určený na verejné zdieľanie</w:t>
    </w:r>
  </w:p>
  <w:p w14:paraId="43D98FF7" w14:textId="77777777" w:rsidR="009417BE" w:rsidRDefault="00000000">
    <w:pPr>
      <w:jc w:val="center"/>
      <w:rPr>
        <w:rFonts w:ascii="Helvetica Neue" w:eastAsia="Helvetica Neue" w:hAnsi="Helvetica Neue" w:cs="Helvetica Neue"/>
        <w:sz w:val="18"/>
        <w:szCs w:val="18"/>
      </w:rPr>
    </w:pPr>
    <w:r>
      <w:rPr>
        <w:rFonts w:ascii="Helvetica Neue" w:eastAsia="Helvetica Neue" w:hAnsi="Helvetica Neue" w:cs="Helvetica Neue"/>
        <w:sz w:val="18"/>
        <w:szCs w:val="18"/>
      </w:rPr>
      <w:fldChar w:fldCharType="begin"/>
    </w:r>
    <w:r>
      <w:rPr>
        <w:rFonts w:ascii="Helvetica Neue" w:eastAsia="Helvetica Neue" w:hAnsi="Helvetica Neue" w:cs="Helvetica Neue"/>
        <w:sz w:val="18"/>
        <w:szCs w:val="18"/>
      </w:rPr>
      <w:instrText>PAGE</w:instrText>
    </w:r>
    <w:r>
      <w:rPr>
        <w:rFonts w:ascii="Helvetica Neue" w:eastAsia="Helvetica Neue" w:hAnsi="Helvetica Neue" w:cs="Helvetica Neue"/>
        <w:sz w:val="18"/>
        <w:szCs w:val="18"/>
      </w:rPr>
      <w:fldChar w:fldCharType="separate"/>
    </w:r>
    <w:r w:rsidR="00134A0A">
      <w:rPr>
        <w:rFonts w:ascii="Helvetica Neue" w:eastAsia="Helvetica Neue" w:hAnsi="Helvetica Neue" w:cs="Helvetica Neue"/>
        <w:noProof/>
        <w:sz w:val="18"/>
        <w:szCs w:val="18"/>
      </w:rPr>
      <w:t>2</w:t>
    </w:r>
    <w:r>
      <w:rPr>
        <w:rFonts w:ascii="Helvetica Neue" w:eastAsia="Helvetica Neue" w:hAnsi="Helvetica Neue" w:cs="Helvetica Neue"/>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6FF4A" w14:textId="77777777" w:rsidR="009417BE" w:rsidRDefault="009417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DD54A" w14:textId="77777777" w:rsidR="006533C3" w:rsidRDefault="006533C3">
      <w:pPr>
        <w:spacing w:line="240" w:lineRule="auto"/>
      </w:pPr>
      <w:r>
        <w:separator/>
      </w:r>
    </w:p>
  </w:footnote>
  <w:footnote w:type="continuationSeparator" w:id="0">
    <w:p w14:paraId="27F680D8" w14:textId="77777777" w:rsidR="006533C3" w:rsidRDefault="006533C3">
      <w:pPr>
        <w:spacing w:line="240" w:lineRule="auto"/>
      </w:pPr>
      <w:r>
        <w:continuationSeparator/>
      </w:r>
    </w:p>
  </w:footnote>
  <w:footnote w:id="1">
    <w:p w14:paraId="7B44F97B" w14:textId="77777777" w:rsidR="009C2DA3" w:rsidRDefault="009C2DA3" w:rsidP="009C2DA3">
      <w:pPr>
        <w:spacing w:line="240" w:lineRule="auto"/>
        <w:rPr>
          <w:sz w:val="16"/>
          <w:szCs w:val="16"/>
        </w:rPr>
      </w:pPr>
      <w:r>
        <w:rPr>
          <w:vertAlign w:val="superscript"/>
        </w:rPr>
        <w:footnoteRef/>
      </w:r>
      <w:r>
        <w:rPr>
          <w:sz w:val="20"/>
          <w:szCs w:val="20"/>
        </w:rPr>
        <w:t xml:space="preserve"> </w:t>
      </w:r>
      <w:hyperlink r:id="rId1">
        <w:r>
          <w:rPr>
            <w:color w:val="1155CC"/>
            <w:sz w:val="16"/>
            <w:szCs w:val="16"/>
            <w:u w:val="single"/>
          </w:rPr>
          <w:t>https://www.respekt.cz/tydenik/2026/16/ivan-krastev-zapad-z-casu-studene-valky-uz-se-nevrati?srsltid=AfmBOoo86X1ptxn79e327TF-UabzjdK_G4d_PrIllXHatIdvq_smFE0O</w:t>
        </w:r>
      </w:hyperlink>
      <w:r>
        <w:rPr>
          <w:sz w:val="16"/>
          <w:szCs w:val="16"/>
        </w:rPr>
        <w:t xml:space="preserve"> </w:t>
      </w:r>
    </w:p>
  </w:footnote>
  <w:footnote w:id="2">
    <w:p w14:paraId="2023DFD8" w14:textId="77777777" w:rsidR="009C2DA3" w:rsidRDefault="009C2DA3" w:rsidP="009C2DA3">
      <w:pPr>
        <w:spacing w:line="240" w:lineRule="auto"/>
        <w:rPr>
          <w:sz w:val="16"/>
          <w:szCs w:val="16"/>
        </w:rPr>
      </w:pPr>
      <w:r>
        <w:rPr>
          <w:vertAlign w:val="superscript"/>
        </w:rPr>
        <w:footnoteRef/>
      </w:r>
      <w:r>
        <w:rPr>
          <w:sz w:val="16"/>
          <w:szCs w:val="16"/>
        </w:rPr>
        <w:t xml:space="preserve"> Tieto dimenzie vychádzajú z metodiky OECD na meranie blahobytu.</w:t>
      </w:r>
    </w:p>
  </w:footnote>
  <w:footnote w:id="3">
    <w:p w14:paraId="1B4F1433" w14:textId="77777777" w:rsidR="009C2DA3" w:rsidRDefault="009C2DA3" w:rsidP="009C2DA3">
      <w:pPr>
        <w:spacing w:line="240" w:lineRule="auto"/>
        <w:rPr>
          <w:sz w:val="20"/>
          <w:szCs w:val="20"/>
        </w:rPr>
      </w:pPr>
      <w:r>
        <w:rPr>
          <w:vertAlign w:val="superscript"/>
        </w:rPr>
        <w:footnoteRef/>
      </w:r>
      <w:r>
        <w:rPr>
          <w:sz w:val="20"/>
          <w:szCs w:val="20"/>
        </w:rPr>
        <w:t xml:space="preserve"> </w:t>
      </w:r>
      <w:hyperlink r:id="rId2">
        <w:r>
          <w:rPr>
            <w:color w:val="1155CC"/>
            <w:sz w:val="20"/>
            <w:szCs w:val="20"/>
            <w:u w:val="single"/>
          </w:rPr>
          <w:t>https://www.dekk.institute/wp-content/uploads/2025/06/dekk-report-trendy-nedovery-2025-rev2.pdf</w:t>
        </w:r>
      </w:hyperlink>
      <w:r>
        <w:rPr>
          <w:sz w:val="20"/>
          <w:szCs w:val="20"/>
        </w:rPr>
        <w:t xml:space="preserve"> </w:t>
      </w:r>
    </w:p>
  </w:footnote>
  <w:footnote w:id="4">
    <w:p w14:paraId="3FA2245E" w14:textId="77777777" w:rsidR="009417BE" w:rsidRDefault="00000000">
      <w:pPr>
        <w:spacing w:line="240" w:lineRule="auto"/>
        <w:rPr>
          <w:sz w:val="16"/>
          <w:szCs w:val="16"/>
        </w:rPr>
      </w:pPr>
      <w:r>
        <w:rPr>
          <w:vertAlign w:val="superscript"/>
        </w:rPr>
        <w:footnoteRef/>
      </w:r>
      <w:r>
        <w:rPr>
          <w:sz w:val="20"/>
          <w:szCs w:val="20"/>
        </w:rPr>
        <w:t xml:space="preserve"> </w:t>
      </w:r>
      <w:r>
        <w:rPr>
          <w:sz w:val="18"/>
          <w:szCs w:val="18"/>
        </w:rPr>
        <w:t>pokles mužskej nadúmrtnosti</w:t>
      </w:r>
    </w:p>
  </w:footnote>
  <w:footnote w:id="5">
    <w:p w14:paraId="4A5A0F60" w14:textId="77777777" w:rsidR="009417BE" w:rsidRDefault="00000000">
      <w:pPr>
        <w:spacing w:line="240" w:lineRule="auto"/>
        <w:rPr>
          <w:sz w:val="20"/>
          <w:szCs w:val="20"/>
        </w:rPr>
      </w:pPr>
      <w:r>
        <w:rPr>
          <w:vertAlign w:val="superscript"/>
        </w:rPr>
        <w:footnoteRef/>
      </w:r>
      <w:r>
        <w:rPr>
          <w:sz w:val="20"/>
          <w:szCs w:val="20"/>
        </w:rPr>
        <w:t xml:space="preserve"> </w:t>
      </w:r>
      <w:hyperlink r:id="rId3">
        <w:r>
          <w:rPr>
            <w:color w:val="1155CC"/>
            <w:sz w:val="20"/>
            <w:szCs w:val="20"/>
            <w:u w:val="single"/>
          </w:rPr>
          <w:t>https://education.ec.europa.eu/sk/focus-topics/improving-quality/key-competences</w:t>
        </w:r>
      </w:hyperlink>
      <w:r>
        <w:rPr>
          <w:sz w:val="20"/>
          <w:szCs w:val="20"/>
        </w:rPr>
        <w:t xml:space="preserve">? </w:t>
      </w:r>
    </w:p>
  </w:footnote>
  <w:footnote w:id="6">
    <w:p w14:paraId="7C0CBEEC" w14:textId="77777777" w:rsidR="009417BE" w:rsidRDefault="00000000">
      <w:pPr>
        <w:spacing w:line="240" w:lineRule="auto"/>
        <w:rPr>
          <w:sz w:val="20"/>
          <w:szCs w:val="20"/>
        </w:rPr>
      </w:pPr>
      <w:r>
        <w:rPr>
          <w:vertAlign w:val="superscript"/>
        </w:rPr>
        <w:footnoteRef/>
      </w:r>
      <w:r>
        <w:rPr>
          <w:sz w:val="20"/>
          <w:szCs w:val="20"/>
        </w:rPr>
        <w:t xml:space="preserve"> </w:t>
      </w:r>
      <w:hyperlink r:id="rId4">
        <w:r>
          <w:rPr>
            <w:color w:val="1155CC"/>
            <w:sz w:val="20"/>
            <w:szCs w:val="20"/>
            <w:u w:val="single"/>
          </w:rPr>
          <w:t>https://education.ec.europa.eu/education-levels/school-education/basic-skills</w:t>
        </w:r>
      </w:hyperlink>
      <w:r>
        <w:rPr>
          <w:sz w:val="20"/>
          <w:szCs w:val="20"/>
        </w:rPr>
        <w:t xml:space="preserve"> </w:t>
      </w:r>
    </w:p>
  </w:footnote>
  <w:footnote w:id="7">
    <w:p w14:paraId="100556E7" w14:textId="77777777" w:rsidR="009417BE" w:rsidRDefault="00000000">
      <w:pPr>
        <w:spacing w:line="240" w:lineRule="auto"/>
        <w:rPr>
          <w:b/>
          <w:bCs/>
          <w:sz w:val="46"/>
          <w:szCs w:val="46"/>
        </w:rPr>
      </w:pPr>
      <w:r>
        <w:rPr>
          <w:vertAlign w:val="superscript"/>
        </w:rPr>
        <w:footnoteRef/>
      </w:r>
      <w:r>
        <w:rPr>
          <w:sz w:val="20"/>
          <w:szCs w:val="20"/>
        </w:rPr>
        <w:t xml:space="preserve"> Splnomocnenec vlády pre rozvoj občianskej spoločnosti (2022): </w:t>
      </w:r>
      <w:r>
        <w:t xml:space="preserve">Koncepcia rozvoja občianskej spoločnosti na Slovensku na roky 2022 – 2030. Dostupné na: </w:t>
      </w:r>
      <w:hyperlink r:id="rId5">
        <w:r>
          <w:rPr>
            <w:color w:val="1155CC"/>
            <w:u w:val="single"/>
          </w:rPr>
          <w:t>https://www.minv.sk/?ros_kros_2030</w:t>
        </w:r>
      </w:hyperlink>
      <w:r>
        <w:t xml:space="preserve"> (Prístup: 29.4.2026).</w:t>
      </w:r>
    </w:p>
    <w:p w14:paraId="37E39670" w14:textId="77777777" w:rsidR="009417BE" w:rsidRDefault="009417BE">
      <w:pPr>
        <w:spacing w:line="240" w:lineRule="auto"/>
        <w:rPr>
          <w:sz w:val="20"/>
          <w:szCs w:val="20"/>
        </w:rPr>
      </w:pPr>
    </w:p>
  </w:footnote>
  <w:footnote w:id="8">
    <w:p w14:paraId="310F1B35" w14:textId="77777777" w:rsidR="009417BE" w:rsidRDefault="00000000">
      <w:pPr>
        <w:spacing w:line="240" w:lineRule="auto"/>
        <w:rPr>
          <w:sz w:val="20"/>
          <w:szCs w:val="20"/>
        </w:rPr>
      </w:pPr>
      <w:r>
        <w:rPr>
          <w:vertAlign w:val="superscript"/>
        </w:rPr>
        <w:footnoteRef/>
      </w:r>
      <w:r>
        <w:rPr>
          <w:sz w:val="20"/>
          <w:szCs w:val="20"/>
        </w:rPr>
        <w:t xml:space="preserve"> Holubova, B., Kahancova, M., Kovacova, L., Mytna Kurekova, L., Sedlakova, M., Sumichrast, A.</w:t>
      </w:r>
    </w:p>
    <w:p w14:paraId="2B9395E6" w14:textId="77777777" w:rsidR="009417BE" w:rsidRDefault="00000000">
      <w:pPr>
        <w:spacing w:line="240" w:lineRule="auto"/>
        <w:rPr>
          <w:sz w:val="20"/>
          <w:szCs w:val="20"/>
        </w:rPr>
      </w:pPr>
      <w:r>
        <w:rPr>
          <w:sz w:val="20"/>
          <w:szCs w:val="20"/>
        </w:rPr>
        <w:t>and Torp, S. (2020), Chcem Pracovať, Kto Mi Pomôže. Posilnenie Spoluprace Medzi Tvorcami Politık a Neziskovym Sektorom Pri Integracii Zdravotne Znevyhodnených Ludí Na Trhu Prace, Central European Labour Studies Institute, Slovak Governance Institute, Bratislava, available at:</w:t>
      </w:r>
      <w:hyperlink r:id="rId6">
        <w:r>
          <w:rPr>
            <w:sz w:val="20"/>
            <w:szCs w:val="20"/>
          </w:rPr>
          <w:t xml:space="preserve"> </w:t>
        </w:r>
      </w:hyperlink>
      <w:hyperlink r:id="rId7">
        <w:r>
          <w:rPr>
            <w:color w:val="1155CC"/>
            <w:sz w:val="20"/>
            <w:szCs w:val="20"/>
            <w:u w:val="single"/>
          </w:rPr>
          <w:t>https://celsi.sk/media/research_reports/RR43_0S0XTRW.pdf</w:t>
        </w:r>
      </w:hyperlink>
      <w:r>
        <w:rPr>
          <w:sz w:val="20"/>
          <w:szCs w:val="20"/>
        </w:rPr>
        <w:t xml:space="preserve"> </w:t>
      </w:r>
    </w:p>
  </w:footnote>
  <w:footnote w:id="9">
    <w:p w14:paraId="57EA63A2" w14:textId="77777777" w:rsidR="009417BE" w:rsidRDefault="00000000">
      <w:pPr>
        <w:spacing w:line="240" w:lineRule="auto"/>
        <w:rPr>
          <w:sz w:val="20"/>
          <w:szCs w:val="20"/>
        </w:rPr>
      </w:pPr>
      <w:r>
        <w:rPr>
          <w:vertAlign w:val="superscript"/>
        </w:rPr>
        <w:footnoteRef/>
      </w:r>
      <w:r>
        <w:rPr>
          <w:sz w:val="20"/>
          <w:szCs w:val="20"/>
        </w:rPr>
        <w:t xml:space="preserve"> </w:t>
      </w:r>
      <w:hyperlink r:id="rId8">
        <w:r>
          <w:rPr>
            <w:color w:val="1155CC"/>
            <w:sz w:val="20"/>
            <w:szCs w:val="20"/>
            <w:u w:val="single"/>
          </w:rPr>
          <w:t>https://www.nku.gov.sk/documents/d/nku/sprava_integracna_politika_statu</w:t>
        </w:r>
      </w:hyperlink>
      <w:r>
        <w:rPr>
          <w:sz w:val="20"/>
          <w:szCs w:val="20"/>
        </w:rPr>
        <w:t xml:space="preserve">  </w:t>
      </w:r>
    </w:p>
  </w:footnote>
  <w:footnote w:id="10">
    <w:p w14:paraId="55FD17D7" w14:textId="77777777" w:rsidR="009417BE" w:rsidRDefault="00000000">
      <w:pPr>
        <w:spacing w:line="240" w:lineRule="auto"/>
        <w:rPr>
          <w:sz w:val="20"/>
          <w:szCs w:val="20"/>
        </w:rPr>
      </w:pPr>
      <w:r>
        <w:rPr>
          <w:vertAlign w:val="superscript"/>
        </w:rPr>
        <w:footnoteRef/>
      </w:r>
      <w:r>
        <w:rPr>
          <w:sz w:val="20"/>
          <w:szCs w:val="20"/>
        </w:rPr>
        <w:t xml:space="preserve"> </w:t>
      </w:r>
      <w:hyperlink r:id="rId9">
        <w:r>
          <w:rPr>
            <w:color w:val="1155CC"/>
            <w:sz w:val="20"/>
            <w:szCs w:val="20"/>
            <w:u w:val="single"/>
          </w:rPr>
          <w:t>https://www.iss.nl/en/news/risks-and-rewards-why-do-african-graduates-slovakia-stay-or-move</w:t>
        </w:r>
      </w:hyperlink>
      <w:r>
        <w:rPr>
          <w:sz w:val="20"/>
          <w:szCs w:val="20"/>
        </w:rPr>
        <w:t xml:space="preserve"> </w:t>
      </w:r>
    </w:p>
  </w:footnote>
  <w:footnote w:id="11">
    <w:p w14:paraId="698872B6" w14:textId="77777777" w:rsidR="009417BE" w:rsidRDefault="00000000">
      <w:pPr>
        <w:spacing w:line="240" w:lineRule="auto"/>
        <w:rPr>
          <w:sz w:val="20"/>
          <w:szCs w:val="20"/>
        </w:rPr>
      </w:pPr>
      <w:r>
        <w:rPr>
          <w:vertAlign w:val="superscript"/>
        </w:rPr>
        <w:footnoteRef/>
      </w:r>
      <w:r>
        <w:rPr>
          <w:sz w:val="20"/>
          <w:szCs w:val="20"/>
        </w:rPr>
        <w:t xml:space="preserve"> ​​https://www.enviroportal.sk/indikator/121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E768" w14:textId="77777777" w:rsidR="009417BE" w:rsidRDefault="00000000">
    <w:pPr>
      <w:jc w:val="center"/>
    </w:pPr>
    <w:r>
      <w:rPr>
        <w:noProof/>
      </w:rPr>
      <w:drawing>
        <wp:inline distT="19050" distB="19050" distL="19050" distR="19050" wp14:anchorId="1E036759" wp14:editId="03A081D9">
          <wp:extent cx="668175" cy="668175"/>
          <wp:effectExtent l="0" t="0" r="0" b="0"/>
          <wp:docPr id="2"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1"/>
                  <a:srcRect/>
                  <a:stretch>
                    <a:fillRect/>
                  </a:stretch>
                </pic:blipFill>
                <pic:spPr>
                  <a:xfrm>
                    <a:off x="0" y="0"/>
                    <a:ext cx="668175" cy="668175"/>
                  </a:xfrm>
                  <a:prstGeom prst="rect">
                    <a:avLst/>
                  </a:prstGeom>
                  <a:ln/>
                </pic:spPr>
              </pic:pic>
            </a:graphicData>
          </a:graphic>
        </wp:inline>
      </w:drawing>
    </w:r>
  </w:p>
  <w:p w14:paraId="28075201" w14:textId="77777777" w:rsidR="009417BE" w:rsidRDefault="009417B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77092"/>
    <w:multiLevelType w:val="multilevel"/>
    <w:tmpl w:val="BDBA04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250EB8"/>
    <w:multiLevelType w:val="multilevel"/>
    <w:tmpl w:val="A40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13947"/>
    <w:multiLevelType w:val="multilevel"/>
    <w:tmpl w:val="34B69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194E30"/>
    <w:multiLevelType w:val="multilevel"/>
    <w:tmpl w:val="BB428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2336CF"/>
    <w:multiLevelType w:val="multilevel"/>
    <w:tmpl w:val="B56C8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CD2BEA"/>
    <w:multiLevelType w:val="multilevel"/>
    <w:tmpl w:val="D148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0F393F"/>
    <w:multiLevelType w:val="multilevel"/>
    <w:tmpl w:val="C5224E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387817">
    <w:abstractNumId w:val="5"/>
  </w:num>
  <w:num w:numId="2" w16cid:durableId="1101678023">
    <w:abstractNumId w:val="3"/>
    <w:lvlOverride w:ilvl="0">
      <w:lvl w:ilvl="0">
        <w:numFmt w:val="decimal"/>
        <w:lvlText w:val="%1."/>
        <w:lvlJc w:val="left"/>
      </w:lvl>
    </w:lvlOverride>
  </w:num>
  <w:num w:numId="3" w16cid:durableId="824664581">
    <w:abstractNumId w:val="6"/>
    <w:lvlOverride w:ilvl="0">
      <w:lvl w:ilvl="0">
        <w:numFmt w:val="decimal"/>
        <w:lvlText w:val="%1."/>
        <w:lvlJc w:val="left"/>
      </w:lvl>
    </w:lvlOverride>
  </w:num>
  <w:num w:numId="4" w16cid:durableId="1286546726">
    <w:abstractNumId w:val="0"/>
    <w:lvlOverride w:ilvl="0">
      <w:lvl w:ilvl="0">
        <w:numFmt w:val="decimal"/>
        <w:lvlText w:val="%1."/>
        <w:lvlJc w:val="left"/>
      </w:lvl>
    </w:lvlOverride>
  </w:num>
  <w:num w:numId="5" w16cid:durableId="947391381">
    <w:abstractNumId w:val="1"/>
  </w:num>
  <w:num w:numId="6" w16cid:durableId="1405106176">
    <w:abstractNumId w:val="4"/>
  </w:num>
  <w:num w:numId="7" w16cid:durableId="1170219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7BE"/>
    <w:rsid w:val="00134A0A"/>
    <w:rsid w:val="006533C3"/>
    <w:rsid w:val="006A1F9B"/>
    <w:rsid w:val="009417BE"/>
    <w:rsid w:val="009430CF"/>
    <w:rsid w:val="009C2DA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E8BF1"/>
  <w15:docId w15:val="{1DC5EF84-3130-4603-9153-44839DB61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sk-S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keepNext/>
      <w:keepLines/>
      <w:spacing w:before="400" w:after="120"/>
      <w:outlineLvl w:val="0"/>
    </w:pPr>
    <w:rPr>
      <w:sz w:val="40"/>
      <w:szCs w:val="40"/>
    </w:rPr>
  </w:style>
  <w:style w:type="paragraph" w:styleId="Nadpis2">
    <w:name w:val="heading 2"/>
    <w:basedOn w:val="Normlny"/>
    <w:next w:val="Normlny"/>
    <w:uiPriority w:val="9"/>
    <w:unhideWhenUsed/>
    <w:qFormat/>
    <w:pPr>
      <w:keepNext/>
      <w:keepLines/>
      <w:spacing w:before="360" w:after="120"/>
      <w:outlineLvl w:val="1"/>
    </w:pPr>
    <w:rPr>
      <w:sz w:val="32"/>
      <w:szCs w:val="32"/>
    </w:rPr>
  </w:style>
  <w:style w:type="paragraph" w:styleId="Nadpis3">
    <w:name w:val="heading 3"/>
    <w:basedOn w:val="Normlny"/>
    <w:next w:val="Normlny"/>
    <w:uiPriority w:val="9"/>
    <w:unhideWhenUsed/>
    <w:qFormat/>
    <w:pPr>
      <w:keepNext/>
      <w:keepLines/>
      <w:spacing w:before="320" w:after="80"/>
      <w:outlineLvl w:val="2"/>
    </w:pPr>
    <w:rPr>
      <w:color w:val="434343"/>
      <w:sz w:val="28"/>
      <w:szCs w:val="28"/>
    </w:rPr>
  </w:style>
  <w:style w:type="paragraph" w:styleId="Nadpis4">
    <w:name w:val="heading 4"/>
    <w:basedOn w:val="Normlny"/>
    <w:next w:val="Normlny"/>
    <w:uiPriority w:val="9"/>
    <w:unhideWhenUsed/>
    <w:qFormat/>
    <w:pPr>
      <w:keepNext/>
      <w:keepLines/>
      <w:spacing w:before="280" w:after="80"/>
      <w:outlineLvl w:val="3"/>
    </w:pPr>
    <w:rPr>
      <w:color w:val="666666"/>
      <w:sz w:val="24"/>
      <w:szCs w:val="24"/>
    </w:rPr>
  </w:style>
  <w:style w:type="paragraph" w:styleId="Nadpis5">
    <w:name w:val="heading 5"/>
    <w:basedOn w:val="Normlny"/>
    <w:next w:val="Normlny"/>
    <w:uiPriority w:val="9"/>
    <w:semiHidden/>
    <w:unhideWhenUsed/>
    <w:qFormat/>
    <w:pPr>
      <w:keepNext/>
      <w:keepLines/>
      <w:spacing w:before="240" w:after="80"/>
      <w:outlineLvl w:val="4"/>
    </w:pPr>
    <w:rPr>
      <w:color w:val="666666"/>
    </w:rPr>
  </w:style>
  <w:style w:type="paragraph" w:styleId="Nadpis6">
    <w:name w:val="heading 6"/>
    <w:basedOn w:val="Normlny"/>
    <w:next w:val="Normlny"/>
    <w:uiPriority w:val="9"/>
    <w:semiHidden/>
    <w:unhideWhenUsed/>
    <w:qFormat/>
    <w:pPr>
      <w:keepNext/>
      <w:keepLines/>
      <w:spacing w:before="240" w:after="80"/>
      <w:outlineLvl w:val="5"/>
    </w:pPr>
    <w:rPr>
      <w:i/>
      <w:iCs/>
      <w:color w:val="666666"/>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ov">
    <w:name w:val="Title"/>
    <w:basedOn w:val="Normlny"/>
    <w:next w:val="Normlny"/>
    <w:uiPriority w:val="10"/>
    <w:qFormat/>
    <w:pPr>
      <w:keepNext/>
      <w:keepLines/>
      <w:spacing w:after="60"/>
    </w:pPr>
    <w:rPr>
      <w:sz w:val="52"/>
      <w:szCs w:val="52"/>
    </w:rPr>
  </w:style>
  <w:style w:type="paragraph" w:styleId="Podtitul">
    <w:name w:val="Subtitle"/>
    <w:basedOn w:val="Normlny"/>
    <w:next w:val="Normlny"/>
    <w:uiPriority w:val="11"/>
    <w:qFormat/>
    <w:pPr>
      <w:keepNext/>
      <w:keepLines/>
      <w:spacing w:after="320"/>
    </w:pPr>
    <w:rPr>
      <w:color w:val="666666"/>
      <w:sz w:val="30"/>
      <w:szCs w:val="30"/>
    </w:rPr>
  </w:style>
  <w:style w:type="paragraph" w:styleId="Textkomentra">
    <w:name w:val="annotation text"/>
    <w:basedOn w:val="Normlny"/>
    <w:link w:val="TextkomentraChar"/>
    <w:uiPriority w:val="99"/>
    <w:semiHidden/>
    <w:unhideWhenUsed/>
    <w:pPr>
      <w:spacing w:line="240" w:lineRule="auto"/>
    </w:pPr>
    <w:rPr>
      <w:sz w:val="20"/>
      <w:szCs w:val="20"/>
    </w:rPr>
  </w:style>
  <w:style w:type="character" w:customStyle="1" w:styleId="TextkomentraChar">
    <w:name w:val="Text komentára Char"/>
    <w:basedOn w:val="Predvolenpsmoodseku"/>
    <w:link w:val="Textkomentra"/>
    <w:uiPriority w:val="99"/>
    <w:semiHidden/>
    <w:rPr>
      <w:sz w:val="20"/>
      <w:szCs w:val="20"/>
    </w:rPr>
  </w:style>
  <w:style w:type="character" w:styleId="Odkaznakomentr">
    <w:name w:val="annotation reference"/>
    <w:basedOn w:val="Predvolenpsmoodseku"/>
    <w:uiPriority w:val="99"/>
    <w:semiHidden/>
    <w:unhideWhenUsed/>
    <w:rPr>
      <w:sz w:val="16"/>
      <w:szCs w:val="16"/>
    </w:rPr>
  </w:style>
  <w:style w:type="character" w:styleId="Hypertextovprepojenie">
    <w:name w:val="Hyperlink"/>
    <w:basedOn w:val="Predvolenpsmoodseku"/>
    <w:uiPriority w:val="99"/>
    <w:unhideWhenUsed/>
    <w:rsid w:val="009C2DA3"/>
    <w:rPr>
      <w:color w:val="0000FF" w:themeColor="hyperlink"/>
      <w:u w:val="single"/>
    </w:rPr>
  </w:style>
  <w:style w:type="character" w:styleId="Nevyrieenzmienka">
    <w:name w:val="Unresolved Mention"/>
    <w:basedOn w:val="Predvolenpsmoodseku"/>
    <w:uiPriority w:val="99"/>
    <w:semiHidden/>
    <w:unhideWhenUsed/>
    <w:rsid w:val="009C2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581191">
      <w:bodyDiv w:val="1"/>
      <w:marLeft w:val="0"/>
      <w:marRight w:val="0"/>
      <w:marTop w:val="0"/>
      <w:marBottom w:val="0"/>
      <w:divBdr>
        <w:top w:val="none" w:sz="0" w:space="0" w:color="auto"/>
        <w:left w:val="none" w:sz="0" w:space="0" w:color="auto"/>
        <w:bottom w:val="none" w:sz="0" w:space="0" w:color="auto"/>
        <w:right w:val="none" w:sz="0" w:space="0" w:color="auto"/>
      </w:divBdr>
      <w:divsChild>
        <w:div w:id="229081043">
          <w:marLeft w:val="1875"/>
          <w:marRight w:val="0"/>
          <w:marTop w:val="0"/>
          <w:marBottom w:val="0"/>
          <w:divBdr>
            <w:top w:val="none" w:sz="0" w:space="0" w:color="auto"/>
            <w:left w:val="none" w:sz="0" w:space="0" w:color="auto"/>
            <w:bottom w:val="none" w:sz="0" w:space="0" w:color="auto"/>
            <w:right w:val="none" w:sz="0" w:space="0" w:color="auto"/>
          </w:divBdr>
        </w:div>
      </w:divsChild>
    </w:div>
    <w:div w:id="2034768649">
      <w:bodyDiv w:val="1"/>
      <w:marLeft w:val="0"/>
      <w:marRight w:val="0"/>
      <w:marTop w:val="0"/>
      <w:marBottom w:val="0"/>
      <w:divBdr>
        <w:top w:val="none" w:sz="0" w:space="0" w:color="auto"/>
        <w:left w:val="none" w:sz="0" w:space="0" w:color="auto"/>
        <w:bottom w:val="none" w:sz="0" w:space="0" w:color="auto"/>
        <w:right w:val="none" w:sz="0" w:space="0" w:color="auto"/>
      </w:divBdr>
      <w:divsChild>
        <w:div w:id="307168085">
          <w:marLeft w:val="187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i.org/10.2908/PRC_HPI_A" TargetMode="External"/><Relationship Id="rId21" Type="http://schemas.openxmlformats.org/officeDocument/2006/relationships/hyperlink" Target="https://ec.europa.eu/eurostat/databrowser/product/view/ilc_peps11n?category=livcon.ilc.ilc_pe.ilc_peps" TargetMode="External"/><Relationship Id="rId42" Type="http://schemas.openxmlformats.org/officeDocument/2006/relationships/hyperlink" Target="https://immunizationdata.who.int/global/wiise-detail-page/human-papillomavirus-(hpv)-vaccination-coverage" TargetMode="External"/><Relationship Id="rId47" Type="http://schemas.openxmlformats.org/officeDocument/2006/relationships/hyperlink" Target="https://doi.org/10.2908/HLTH_HLYE" TargetMode="External"/><Relationship Id="rId63" Type="http://schemas.openxmlformats.org/officeDocument/2006/relationships/hyperlink" Target="https://doi.org/10.2908/ILC_SCP02" TargetMode="External"/><Relationship Id="rId68" Type="http://schemas.openxmlformats.org/officeDocument/2006/relationships/hyperlink" Target="https://www.oecd.org/content/dam/oecd/en/publications/reports/2021/11/improving-higher-education-in-the-slovak-republic_805566a9/259e23ba-en.pdf" TargetMode="External"/><Relationship Id="rId84" Type="http://schemas.openxmlformats.org/officeDocument/2006/relationships/hyperlink" Target="https://www2.nucem.sk/dl/5945/PISA_2022_Kratka_sprava_SVK_web.pdf" TargetMode="External"/><Relationship Id="rId89" Type="http://schemas.openxmlformats.org/officeDocument/2006/relationships/hyperlink" Target="https://www.upsvr.gov.sk/statistiky/zamestnavanie-cudzincov-statistiky.html?page_id=10803" TargetMode="External"/><Relationship Id="rId16" Type="http://schemas.openxmlformats.org/officeDocument/2006/relationships/hyperlink" Target="file:///C:\Users\miroslav_stefanik\Downloads\%3ftab=t.0" TargetMode="External"/><Relationship Id="rId107" Type="http://schemas.openxmlformats.org/officeDocument/2006/relationships/theme" Target="theme/theme1.xml"/><Relationship Id="rId11" Type="http://schemas.openxmlformats.org/officeDocument/2006/relationships/hyperlink" Target="https://docs.google.com/document/d/1190qrcWI4ETlI6UX_OuZ-5wXPsWeU8NtJCmaf7gJZsc/edit?tab=t.0" TargetMode="External"/><Relationship Id="rId32" Type="http://schemas.openxmlformats.org/officeDocument/2006/relationships/hyperlink" Target="https://doi.org/10.2908/ILC_MDDW05" TargetMode="External"/><Relationship Id="rId37" Type="http://schemas.openxmlformats.org/officeDocument/2006/relationships/hyperlink" Target="https://doi.org/10.2908/DEMO_MINFIND" TargetMode="External"/><Relationship Id="rId53" Type="http://schemas.openxmlformats.org/officeDocument/2006/relationships/hyperlink" Target="https://www.infostat.sk/vdc/pdf/2024/Populacna_prognoza_kraje_okresy_Slovenska.pdf" TargetMode="External"/><Relationship Id="rId58" Type="http://schemas.openxmlformats.org/officeDocument/2006/relationships/hyperlink" Target="https://doi.org/10.2908/HLTH_SHA11_HC" TargetMode="External"/><Relationship Id="rId74" Type="http://schemas.openxmlformats.org/officeDocument/2006/relationships/hyperlink" Target="https://national-policies.eacea.ec.europa.eu/eheso/european-higher-education-sector-scoreboard" TargetMode="External"/><Relationship Id="rId79" Type="http://schemas.openxmlformats.org/officeDocument/2006/relationships/hyperlink" Target="https://education.ec.europa.eu/sk/focus-topics/improving-quality/key-competences" TargetMode="External"/><Relationship Id="rId102" Type="http://schemas.openxmlformats.org/officeDocument/2006/relationships/hyperlink" Target="https://rokovania.gov.sk/RVL/Material/30414/1" TargetMode="External"/><Relationship Id="rId5" Type="http://schemas.openxmlformats.org/officeDocument/2006/relationships/footnotes" Target="footnotes.xml"/><Relationship Id="rId90" Type="http://schemas.openxmlformats.org/officeDocument/2006/relationships/hyperlink" Target="https://www.upsvr.gov.sk/buxus/generate_page.php?page_id=806803" TargetMode="External"/><Relationship Id="rId95" Type="http://schemas.openxmlformats.org/officeDocument/2006/relationships/hyperlink" Target="https://www.eea.europa.eu/publications/europes-sustainability-transitions-outlook" TargetMode="External"/><Relationship Id="rId22" Type="http://schemas.openxmlformats.org/officeDocument/2006/relationships/hyperlink" Target="https://doi.org/10.2908/DEMO_MLEXPECEDU" TargetMode="External"/><Relationship Id="rId27" Type="http://schemas.openxmlformats.org/officeDocument/2006/relationships/hyperlink" Target="https://doi.org/10.2908/DEMO_MLEXPECEDU" TargetMode="External"/><Relationship Id="rId43" Type="http://schemas.openxmlformats.org/officeDocument/2006/relationships/hyperlink" Target="https://doi.org/10.2908/DEMO_MINFIND" TargetMode="External"/><Relationship Id="rId48" Type="http://schemas.openxmlformats.org/officeDocument/2006/relationships/hyperlink" Target="https://doi.org/10.2908/HLTH_HLYE" TargetMode="External"/><Relationship Id="rId64" Type="http://schemas.openxmlformats.org/officeDocument/2006/relationships/hyperlink" Target="https://doi.org/10.1787/9a20554b-en" TargetMode="External"/><Relationship Id="rId69" Type="http://schemas.openxmlformats.org/officeDocument/2006/relationships/hyperlink" Target="https://doi.org/10.2908/RD_E_GERDFUND" TargetMode="External"/><Relationship Id="rId80" Type="http://schemas.openxmlformats.org/officeDocument/2006/relationships/hyperlink" Target="https://www.weforum.org/publications/the-future-of-jobs-report-2025/in-full/" TargetMode="External"/><Relationship Id="rId85" Type="http://schemas.openxmlformats.org/officeDocument/2006/relationships/hyperlink" Target="https://nivam.sk/oecd-piaac-2023-zverejnenie-vysledkov-medzinarodneho-vyskumu-16-az-65-rocnych-dospelych/" TargetMode="External"/><Relationship Id="rId12" Type="http://schemas.openxmlformats.org/officeDocument/2006/relationships/hyperlink" Target="https://docs.google.com/document/d/1190qrcWI4ETlI6UX_OuZ-5wXPsWeU8NtJCmaf7gJZsc/edit?tab=t.0" TargetMode="External"/><Relationship Id="rId17" Type="http://schemas.openxmlformats.org/officeDocument/2006/relationships/hyperlink" Target="https://ec.europa.eu/eurostat/data/database" TargetMode="External"/><Relationship Id="rId33" Type="http://schemas.openxmlformats.org/officeDocument/2006/relationships/hyperlink" Target="https://doi.org/10.2908/DEMO_MLEXPEC" TargetMode="External"/><Relationship Id="rId38" Type="http://schemas.openxmlformats.org/officeDocument/2006/relationships/hyperlink" Target="https://doi.org/10.2908/DEMO_MINFIND" TargetMode="External"/><Relationship Id="rId59" Type="http://schemas.openxmlformats.org/officeDocument/2006/relationships/hyperlink" Target="https://doi.org/10.2908/ILC_PW06" TargetMode="External"/><Relationship Id="rId103" Type="http://schemas.openxmlformats.org/officeDocument/2006/relationships/hyperlink" Target="https://www.planobnovy.sk/site/assets/files/1047/2021-k8_-_zvysenie_vykonnosti_slovenskych_vysokych_skol.pdf" TargetMode="External"/><Relationship Id="rId20" Type="http://schemas.openxmlformats.org/officeDocument/2006/relationships/hyperlink" Target="https://zber.statistics.sk/sk/zis%C5%A5ovanie-spotrebite%C4%BEsk%C3%BD-barometer" TargetMode="External"/><Relationship Id="rId41" Type="http://schemas.openxmlformats.org/officeDocument/2006/relationships/hyperlink" Target="https://immunizationdata.who.int/global/wiise-detail-page/human-papillomavirus-(hpv)-vaccination-coverage" TargetMode="External"/><Relationship Id="rId54" Type="http://schemas.openxmlformats.org/officeDocument/2006/relationships/hyperlink" Target="https://www.infostat.sk/vdc/pdf/2024/Kmenova_populacna_prognoza_Slovenska_2022-2080.pdf" TargetMode="External"/><Relationship Id="rId62" Type="http://schemas.openxmlformats.org/officeDocument/2006/relationships/hyperlink" Target="https://doi.org/10.2908/ILC_SCP01" TargetMode="External"/><Relationship Id="rId70" Type="http://schemas.openxmlformats.org/officeDocument/2006/relationships/hyperlink" Target="https://national-policies.eacea.ec.europa.eu/eheso/european-higher-education-sector-scoreboard" TargetMode="External"/><Relationship Id="rId75" Type="http://schemas.openxmlformats.org/officeDocument/2006/relationships/hyperlink" Target="https://national-policies.eacea.ec.europa.eu/eheso/european-higher-education-sector-scoreboard" TargetMode="External"/><Relationship Id="rId83" Type="http://schemas.openxmlformats.org/officeDocument/2006/relationships/hyperlink" Target="https://doi.org/10.1787/53f23881-en" TargetMode="External"/><Relationship Id="rId88" Type="http://schemas.openxmlformats.org/officeDocument/2006/relationships/hyperlink" Target="https://vaia.gov.sk/wp-content/uploads/2023/05/01_Narodna-strategia-vyskumu-vyvoja-a-inovacii_vlastny-material_V2.pdf" TargetMode="External"/><Relationship Id="rId91" Type="http://schemas.openxmlformats.org/officeDocument/2006/relationships/hyperlink" Target="https://www.minedu.sk/data/att/bcb/18017.5534bf.pdf" TargetMode="External"/><Relationship Id="rId96" Type="http://schemas.openxmlformats.org/officeDocument/2006/relationships/hyperlink" Target="https://www.ipcc.ch/"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doi.org/10.2908/ILC_LVPS08" TargetMode="External"/><Relationship Id="rId28" Type="http://schemas.openxmlformats.org/officeDocument/2006/relationships/hyperlink" Target="https://doi.org/10.2908/DEMO_MLEXPECEDU" TargetMode="External"/><Relationship Id="rId36" Type="http://schemas.openxmlformats.org/officeDocument/2006/relationships/hyperlink" Target="https://doi.org/10.2908/DEMO_MLEXPECEDU" TargetMode="External"/><Relationship Id="rId49" Type="http://schemas.openxmlformats.org/officeDocument/2006/relationships/hyperlink" Target="https://doi.org/10.2908/HLTH_SHA11_HC" TargetMode="External"/><Relationship Id="rId57" Type="http://schemas.openxmlformats.org/officeDocument/2006/relationships/hyperlink" Target="https://doi.org/10.2908/ILC_SCP12" TargetMode="External"/><Relationship Id="rId106"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yperlink" Target="https://doi.org/10.2908/ILC_MDHO06A" TargetMode="External"/><Relationship Id="rId44" Type="http://schemas.openxmlformats.org/officeDocument/2006/relationships/hyperlink" Target="https://doi.org/10.2908/DEMO_MINFIND" TargetMode="External"/><Relationship Id="rId52" Type="http://schemas.openxmlformats.org/officeDocument/2006/relationships/hyperlink" Target="https://datacube.statistics.sk/" TargetMode="External"/><Relationship Id="rId60" Type="http://schemas.openxmlformats.org/officeDocument/2006/relationships/hyperlink" Target="https://doi.org/10.31234/osf.io/7tvmn_v2" TargetMode="External"/><Relationship Id="rId65" Type="http://schemas.openxmlformats.org/officeDocument/2006/relationships/hyperlink" Target="https://www.eib.org/en/publications/20250218-econ-eibis-2025-slovakia" TargetMode="External"/><Relationship Id="rId73" Type="http://schemas.openxmlformats.org/officeDocument/2006/relationships/hyperlink" Target="https://national-policies.eacea.ec.europa.eu/eheso/european-higher-education-sector-scoreboard" TargetMode="External"/><Relationship Id="rId78" Type="http://schemas.openxmlformats.org/officeDocument/2006/relationships/hyperlink" Target="https://doi.org/10.2908/SDG_09_40" TargetMode="External"/><Relationship Id="rId81" Type="http://schemas.openxmlformats.org/officeDocument/2006/relationships/hyperlink" Target="https://institutsocialnejpolitiky.sk/wp-content/uploads/2023/05/ako_zabezpecit_kazdemu_dietatu_co_najlepsi_start_isp_2023.pdf" TargetMode="External"/><Relationship Id="rId86" Type="http://schemas.openxmlformats.org/officeDocument/2006/relationships/hyperlink" Target="https://epale.ec.europa.eu/sk/blog/zakladne-zrucnosti-klucove-kompetencie" TargetMode="External"/><Relationship Id="rId94" Type="http://schemas.openxmlformats.org/officeDocument/2006/relationships/hyperlink" Target="https://www.vlada.gov.sk/site/assets/files/3071/white_paper_1_magnet_pre_talent_online.pdf" TargetMode="External"/><Relationship Id="rId99" Type="http://schemas.openxmlformats.org/officeDocument/2006/relationships/hyperlink" Target="https://www.planobnovy.sk/site/assets/files/1046/2021-k7_-_vzdelavanie_pre_21__storocie.pdf" TargetMode="External"/><Relationship Id="rId101" Type="http://schemas.openxmlformats.org/officeDocument/2006/relationships/hyperlink" Target="https://www.minedu.sk/regionalne-centra-podpory-ucitelov-rcpu/"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docs.google.com/document/d/1190qrcWI4ETlI6UX_OuZ-5wXPsWeU8NtJCmaf7gJZsc/edit?tab=t.0" TargetMode="External"/><Relationship Id="rId18" Type="http://schemas.openxmlformats.org/officeDocument/2006/relationships/hyperlink" Target="https://ec.europa.eu/eurostat/databrowser/product/view/ilc_iw04?category=livcon.ilc.ilc_ip.ilc_iw" TargetMode="External"/><Relationship Id="rId39" Type="http://schemas.openxmlformats.org/officeDocument/2006/relationships/hyperlink" Target="https://doi.org/10.2908/HLTH_EHIS_SK3E" TargetMode="External"/><Relationship Id="rId34" Type="http://schemas.openxmlformats.org/officeDocument/2006/relationships/hyperlink" Target="https://doi.org/10.2908/DEMO_MLEXPEC" TargetMode="External"/><Relationship Id="rId50" Type="http://schemas.openxmlformats.org/officeDocument/2006/relationships/hyperlink" Target="https://doi.org/10.2908/HLTH_SHA11_HC" TargetMode="External"/><Relationship Id="rId55" Type="http://schemas.openxmlformats.org/officeDocument/2006/relationships/hyperlink" Target="https://www.bertelsmann-stiftung.de/fileadmin/files/BSt/Publikationen/GrauePublikationen/GP_Social_Cohesion_Radar.pdf" TargetMode="External"/><Relationship Id="rId76" Type="http://schemas.openxmlformats.org/officeDocument/2006/relationships/hyperlink" Target="https://national-policies.eacea.ec.europa.eu/eheso/european-higher-education-sector-scoreboard" TargetMode="External"/><Relationship Id="rId97" Type="http://schemas.openxmlformats.org/officeDocument/2006/relationships/hyperlink" Target="https://www.ipcc.ch/" TargetMode="External"/><Relationship Id="rId104" Type="http://schemas.openxmlformats.org/officeDocument/2006/relationships/hyperlink" Target="https://www.vlada.gov.sk/site/assets/files/3071/white_paper_1_magnet_pre_talent_online.pdf" TargetMode="External"/><Relationship Id="rId7" Type="http://schemas.openxmlformats.org/officeDocument/2006/relationships/image" Target="media/image1.png"/><Relationship Id="rId71" Type="http://schemas.openxmlformats.org/officeDocument/2006/relationships/hyperlink" Target="https://doi.org/10.2908/SDG_04_20" TargetMode="External"/><Relationship Id="rId92" Type="http://schemas.openxmlformats.org/officeDocument/2006/relationships/hyperlink" Target="https://www.minedu.sk/data/att/8ea/34087.1405fc.pdf" TargetMode="External"/><Relationship Id="rId2" Type="http://schemas.openxmlformats.org/officeDocument/2006/relationships/styles" Target="styles.xml"/><Relationship Id="rId29" Type="http://schemas.openxmlformats.org/officeDocument/2006/relationships/hyperlink" Target="https://doi.org/10.2908/ILC_LVHO07A" TargetMode="External"/><Relationship Id="rId24" Type="http://schemas.openxmlformats.org/officeDocument/2006/relationships/hyperlink" Target="https://doi.org/10.2908/DEMO_MLEXPECEDU" TargetMode="External"/><Relationship Id="rId40" Type="http://schemas.openxmlformats.org/officeDocument/2006/relationships/hyperlink" Target="https://doi.org/10.2908/HLTH_EHIS_SK3E" TargetMode="External"/><Relationship Id="rId45" Type="http://schemas.openxmlformats.org/officeDocument/2006/relationships/hyperlink" Target="https://doi.org/10.1186/s12963-026-00465-6" TargetMode="External"/><Relationship Id="rId66" Type="http://schemas.openxmlformats.org/officeDocument/2006/relationships/hyperlink" Target="https://www.state.gov/reports/2025-investment-climate-statements/slovakia" TargetMode="External"/><Relationship Id="rId87" Type="http://schemas.openxmlformats.org/officeDocument/2006/relationships/hyperlink" Target="https://webgate.ec.europa.eu/empl/redisstat/databrowser/view/lmp_expsumm__custom_4639/default/table?lang=en" TargetMode="External"/><Relationship Id="rId61" Type="http://schemas.openxmlformats.org/officeDocument/2006/relationships/hyperlink" Target="https://doi.org/10.2908/ILC_SCP01" TargetMode="External"/><Relationship Id="rId82" Type="http://schemas.openxmlformats.org/officeDocument/2006/relationships/hyperlink" Target="https://doi.org/10.1787/53f23881-en" TargetMode="External"/><Relationship Id="rId19" Type="http://schemas.openxmlformats.org/officeDocument/2006/relationships/hyperlink" Target="https://zber.statistics.sk/sk/zis%C5%A5ovanie-spotrebite%C4%BEsk%C3%BD-barometer" TargetMode="External"/><Relationship Id="rId14" Type="http://schemas.openxmlformats.org/officeDocument/2006/relationships/hyperlink" Target="https://docs.google.com/document/d/1190qrcWI4ETlI6UX_OuZ-5wXPsWeU8NtJCmaf7gJZsc/edit?tab=t.0" TargetMode="External"/><Relationship Id="rId30" Type="http://schemas.openxmlformats.org/officeDocument/2006/relationships/hyperlink" Target="https://doi.org/10.2908/DEMO_MLEXPECEDU" TargetMode="External"/><Relationship Id="rId35" Type="http://schemas.openxmlformats.org/officeDocument/2006/relationships/hyperlink" Target="https://doi.org/10.2908/DEMO_MLEXPECEDU" TargetMode="External"/><Relationship Id="rId56" Type="http://schemas.openxmlformats.org/officeDocument/2006/relationships/hyperlink" Target="https://doi.org/10.2908/HLTH_SHA11_HC" TargetMode="External"/><Relationship Id="rId77" Type="http://schemas.openxmlformats.org/officeDocument/2006/relationships/hyperlink" Target="https://national-policies.eacea.ec.europa.eu/eheso/european-higher-education-sector-scoreboard" TargetMode="External"/><Relationship Id="rId100" Type="http://schemas.openxmlformats.org/officeDocument/2006/relationships/hyperlink" Target="https://education.ec.europa.eu/sites/default/files/2025-03/Action_Plan_on_Basic_Skills_COM_2025_88_1_EN_0.pdf" TargetMode="External"/><Relationship Id="rId105" Type="http://schemas.openxmlformats.org/officeDocument/2006/relationships/hyperlink" Target="https://www.oecd.org/en/data/tools/talent-attractiveness-research--methodology.html" TargetMode="External"/><Relationship Id="rId8" Type="http://schemas.openxmlformats.org/officeDocument/2006/relationships/header" Target="header1.xml"/><Relationship Id="rId51" Type="http://schemas.openxmlformats.org/officeDocument/2006/relationships/hyperlink" Target="https://www.infostat.sk/vdc/pdf/2024/Kmenova_populacna_prognoza_Slovenska_2022-2080.pdf" TargetMode="External"/><Relationship Id="rId72" Type="http://schemas.openxmlformats.org/officeDocument/2006/relationships/hyperlink" Target="https://shorturl.at/0unzv" TargetMode="External"/><Relationship Id="rId93" Type="http://schemas.openxmlformats.org/officeDocument/2006/relationships/hyperlink" Target="https://ec.europa.eu/eurostat/web/products-eurostat-news/w/ddn-20250822-1" TargetMode="External"/><Relationship Id="rId98" Type="http://schemas.openxmlformats.org/officeDocument/2006/relationships/hyperlink" Target="https://vaia.gov.sk/wp-content/uploads/2023/05/01_Narodna-strategia-vyskumu-vyvoja-a-inovacii_vlastny-material_V2.pdf" TargetMode="External"/><Relationship Id="rId3" Type="http://schemas.openxmlformats.org/officeDocument/2006/relationships/settings" Target="settings.xml"/><Relationship Id="rId25" Type="http://schemas.openxmlformats.org/officeDocument/2006/relationships/hyperlink" Target="https://doi.org/10.2908/DEMO_MLEXPECEDU" TargetMode="External"/><Relationship Id="rId46" Type="http://schemas.openxmlformats.org/officeDocument/2006/relationships/hyperlink" Target="https://doi.org/10.1186/s12963-026-00465-6" TargetMode="External"/><Relationship Id="rId67" Type="http://schemas.openxmlformats.org/officeDocument/2006/relationships/hyperlink" Target="https://www.imd.org/centers/wcc/world-competitiveness-center/rankings/world-competitiveness-ranking/rankings/wcr-ranking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www.nku.gov.sk/documents/d/nku/sprava_integracna_politika_statu" TargetMode="External"/><Relationship Id="rId3" Type="http://schemas.openxmlformats.org/officeDocument/2006/relationships/hyperlink" Target="https://education.ec.europa.eu/sk/focus-topics/improving-quality/key-competences" TargetMode="External"/><Relationship Id="rId7" Type="http://schemas.openxmlformats.org/officeDocument/2006/relationships/hyperlink" Target="https://celsi.sk/media/research_reports/RR43_0S0XTRW.pdf" TargetMode="External"/><Relationship Id="rId2" Type="http://schemas.openxmlformats.org/officeDocument/2006/relationships/hyperlink" Target="https://www.dekk.institute/wp-content/uploads/2025/06/dekk-report-trendy-nedovery-2025-rev2.pdf" TargetMode="External"/><Relationship Id="rId1" Type="http://schemas.openxmlformats.org/officeDocument/2006/relationships/hyperlink" Target="https://www.respekt.cz/tydenik/2026/16/ivan-krastev-zapad-z-casu-studene-valky-uz-se-nevrati?srsltid=AfmBOoo86X1ptxn79e327TF-UabzjdK_G4d_PrIllXHatIdvq_smFE0O" TargetMode="External"/><Relationship Id="rId6" Type="http://schemas.openxmlformats.org/officeDocument/2006/relationships/hyperlink" Target="https://celsi.sk/media/research_reports/RR43_0S0XTRW.pdf" TargetMode="External"/><Relationship Id="rId5" Type="http://schemas.openxmlformats.org/officeDocument/2006/relationships/hyperlink" Target="https://www.minv.sk/?ros_kros_2030" TargetMode="External"/><Relationship Id="rId4" Type="http://schemas.openxmlformats.org/officeDocument/2006/relationships/hyperlink" Target="https://education.ec.europa.eu/education-levels/school-education/basic-skills" TargetMode="External"/><Relationship Id="rId9" Type="http://schemas.openxmlformats.org/officeDocument/2006/relationships/hyperlink" Target="https://www.iss.nl/en/news/risks-and-rewards-why-do-african-graduates-slovakia-stay-or-mo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111</Pages>
  <Words>50415</Words>
  <Characters>287372</Characters>
  <Application>Microsoft Office Word</Application>
  <DocSecurity>0</DocSecurity>
  <Lines>2394</Lines>
  <Paragraphs>674</Paragraphs>
  <ScaleCrop>false</ScaleCrop>
  <Company>SAV CSC</Company>
  <LinksUpToDate>false</LinksUpToDate>
  <CharactersWithSpaces>337113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miroslav_stefanik</dc:creator>
  <cp:lastModifiedBy>Miroslav Stefanik</cp:lastModifiedBy>
  <cp:revision>3</cp:revision>
  <dcterms:created xsi:type="dcterms:W3CDTF">2026-04-29T12:31:00Z</dcterms:created>
  <dcterms:modified xsi:type="dcterms:W3CDTF">2026-04-29T12:36:00Z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3ab077ff-d850-4560-b635-c50a8c46a276</vt:lpwstr>
  </property>
</Properties>
</file>